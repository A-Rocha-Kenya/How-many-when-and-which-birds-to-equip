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B7B6EC" w14:textId="19A9939A" w:rsidR="00BE43F9" w:rsidRPr="00970352" w:rsidRDefault="00BE43F9" w:rsidP="00BA0A02">
      <w:pPr>
        <w:pStyle w:val="Articletitle"/>
      </w:pPr>
      <w:r w:rsidRPr="00970352">
        <w:t>JOURNAL RINGING &amp; MIGRATION</w:t>
      </w:r>
    </w:p>
    <w:p w14:paraId="7DC8FD72" w14:textId="39E2E63E" w:rsidR="004E3105" w:rsidRPr="00970352" w:rsidRDefault="00980FF5" w:rsidP="009D40C0">
      <w:pPr>
        <w:pStyle w:val="Correspondencedetails"/>
        <w:spacing w:line="240" w:lineRule="auto"/>
        <w:rPr>
          <w:sz w:val="32"/>
          <w:szCs w:val="32"/>
        </w:rPr>
      </w:pPr>
      <w:r>
        <w:rPr>
          <w:sz w:val="32"/>
          <w:szCs w:val="32"/>
        </w:rPr>
        <w:t xml:space="preserve">How many, </w:t>
      </w:r>
      <w:r w:rsidR="00BE43F9" w:rsidRPr="00970352">
        <w:rPr>
          <w:sz w:val="32"/>
          <w:szCs w:val="32"/>
        </w:rPr>
        <w:t>when and which</w:t>
      </w:r>
      <w:r w:rsidR="004E3105" w:rsidRPr="00970352">
        <w:rPr>
          <w:sz w:val="32"/>
          <w:szCs w:val="32"/>
        </w:rPr>
        <w:t xml:space="preserve"> </w:t>
      </w:r>
      <w:r w:rsidR="00BE43F9" w:rsidRPr="00970352">
        <w:rPr>
          <w:sz w:val="32"/>
          <w:szCs w:val="32"/>
        </w:rPr>
        <w:t>birds to equip?</w:t>
      </w:r>
      <w:r w:rsidRPr="00980FF5">
        <w:rPr>
          <w:sz w:val="32"/>
          <w:szCs w:val="32"/>
        </w:rPr>
        <w:t xml:space="preserve"> </w:t>
      </w:r>
      <w:r w:rsidRPr="00970352">
        <w:rPr>
          <w:sz w:val="32"/>
          <w:szCs w:val="32"/>
        </w:rPr>
        <w:t xml:space="preserve">Using ringing data to inform </w:t>
      </w:r>
      <w:r w:rsidR="002E6817">
        <w:rPr>
          <w:sz w:val="32"/>
          <w:szCs w:val="32"/>
        </w:rPr>
        <w:t xml:space="preserve">the </w:t>
      </w:r>
      <w:r w:rsidR="00965276">
        <w:rPr>
          <w:sz w:val="32"/>
          <w:szCs w:val="32"/>
        </w:rPr>
        <w:t>deployment</w:t>
      </w:r>
      <w:r w:rsidR="002E6817">
        <w:rPr>
          <w:sz w:val="32"/>
          <w:szCs w:val="32"/>
        </w:rPr>
        <w:t xml:space="preserve"> of</w:t>
      </w:r>
      <w:r w:rsidRPr="00970352">
        <w:rPr>
          <w:sz w:val="32"/>
          <w:szCs w:val="32"/>
        </w:rPr>
        <w:t xml:space="preserve"> geolocator</w:t>
      </w:r>
      <w:r w:rsidR="002E6817">
        <w:rPr>
          <w:sz w:val="32"/>
          <w:szCs w:val="32"/>
        </w:rPr>
        <w:t>s</w:t>
      </w:r>
    </w:p>
    <w:p w14:paraId="4BE25E3F" w14:textId="6EE1F36D" w:rsidR="003F7FC2" w:rsidRDefault="0051745D" w:rsidP="003F7FC2">
      <w:pPr>
        <w:pStyle w:val="Correspondencedetails"/>
        <w:spacing w:after="120" w:line="240" w:lineRule="auto"/>
        <w:rPr>
          <w:vertAlign w:val="superscript"/>
        </w:rPr>
      </w:pPr>
      <w:proofErr w:type="spellStart"/>
      <w:r w:rsidRPr="00970352">
        <w:t>Raphaël</w:t>
      </w:r>
      <w:proofErr w:type="spellEnd"/>
      <w:r w:rsidRPr="00970352">
        <w:t xml:space="preserve"> </w:t>
      </w:r>
      <w:proofErr w:type="spellStart"/>
      <w:r w:rsidRPr="00970352">
        <w:t>Nuss</w:t>
      </w:r>
      <w:r w:rsidR="47CB1EA4" w:rsidRPr="00970352">
        <w:t>b</w:t>
      </w:r>
      <w:r w:rsidRPr="00970352">
        <w:t>aumer</w:t>
      </w:r>
      <w:r w:rsidR="004F428E" w:rsidRPr="00970352">
        <w:rPr>
          <w:vertAlign w:val="superscript"/>
        </w:rPr>
        <w:t>a</w:t>
      </w:r>
      <w:r w:rsidR="004E3105" w:rsidRPr="00970352">
        <w:rPr>
          <w:vertAlign w:val="superscript"/>
        </w:rPr>
        <w:t>,b</w:t>
      </w:r>
      <w:proofErr w:type="spellEnd"/>
      <w:r w:rsidR="004E3105" w:rsidRPr="00970352">
        <w:rPr>
          <w:vertAlign w:val="superscript"/>
        </w:rPr>
        <w:t>,</w:t>
      </w:r>
      <w:r w:rsidR="000F489B" w:rsidRPr="00970352">
        <w:rPr>
          <w:rStyle w:val="Funotenzeichen"/>
        </w:rPr>
        <w:footnoteReference w:id="2"/>
      </w:r>
      <w:r w:rsidR="00FF4067" w:rsidRPr="00970352">
        <w:t xml:space="preserve"> (</w:t>
      </w:r>
      <w:proofErr w:type="spellStart"/>
      <w:r w:rsidR="00FF4067" w:rsidRPr="00970352">
        <w:t>ORC</w:t>
      </w:r>
      <w:r w:rsidR="00F54CE6">
        <w:t>i</w:t>
      </w:r>
      <w:r w:rsidR="00FF4067" w:rsidRPr="00970352">
        <w:t>D</w:t>
      </w:r>
      <w:proofErr w:type="spellEnd"/>
      <w:r w:rsidR="00FF4067" w:rsidRPr="00970352">
        <w:t xml:space="preserve">: </w:t>
      </w:r>
      <w:hyperlink r:id="rId12" w:history="1">
        <w:r w:rsidR="00FF4067" w:rsidRPr="00970352">
          <w:rPr>
            <w:rStyle w:val="Hyperlink"/>
          </w:rPr>
          <w:t>0000-0002-8185-1020</w:t>
        </w:r>
      </w:hyperlink>
      <w:r w:rsidR="00FF4067" w:rsidRPr="00970352">
        <w:t xml:space="preserve"> ; </w:t>
      </w:r>
      <w:r w:rsidR="002B2F25" w:rsidRPr="00970352">
        <w:t>t</w:t>
      </w:r>
      <w:r w:rsidR="00FF4067" w:rsidRPr="00970352">
        <w:t xml:space="preserve">witter: </w:t>
      </w:r>
      <w:hyperlink r:id="rId13" w:history="1">
        <w:r w:rsidR="00711AA0" w:rsidRPr="00970352">
          <w:rPr>
            <w:rStyle w:val="Hyperlink"/>
          </w:rPr>
          <w:t>@</w:t>
        </w:r>
        <w:proofErr w:type="spellStart"/>
        <w:r w:rsidR="00FF4067" w:rsidRPr="00970352">
          <w:rPr>
            <w:rStyle w:val="Hyperlink"/>
          </w:rPr>
          <w:t>rafnuss</w:t>
        </w:r>
        <w:proofErr w:type="spellEnd"/>
      </w:hyperlink>
      <w:r w:rsidR="00FF4067" w:rsidRPr="00970352">
        <w:t>)</w:t>
      </w:r>
      <w:r w:rsidR="004A7865">
        <w:t xml:space="preserve">, </w:t>
      </w:r>
      <w:proofErr w:type="spellStart"/>
      <w:r w:rsidR="00520E4A">
        <w:t>Kirao</w:t>
      </w:r>
      <w:proofErr w:type="spellEnd"/>
      <w:r w:rsidR="00520E4A">
        <w:t xml:space="preserve"> </w:t>
      </w:r>
      <w:proofErr w:type="spellStart"/>
      <w:r w:rsidR="00520E4A">
        <w:t>Lennox</w:t>
      </w:r>
      <w:r w:rsidR="00520E4A" w:rsidRPr="00970352">
        <w:rPr>
          <w:vertAlign w:val="superscript"/>
        </w:rPr>
        <w:t>a</w:t>
      </w:r>
      <w:proofErr w:type="spellEnd"/>
      <w:r w:rsidR="00C36A99">
        <w:rPr>
          <w:vertAlign w:val="superscript"/>
        </w:rPr>
        <w:t xml:space="preserve"> </w:t>
      </w:r>
      <w:r w:rsidR="00C36A99" w:rsidRPr="00970352">
        <w:t>(</w:t>
      </w:r>
      <w:proofErr w:type="spellStart"/>
      <w:r w:rsidR="00C36A99" w:rsidRPr="00970352">
        <w:t>ORC</w:t>
      </w:r>
      <w:r w:rsidR="00C36A99">
        <w:t>i</w:t>
      </w:r>
      <w:r w:rsidR="00C36A99" w:rsidRPr="00970352">
        <w:t>D</w:t>
      </w:r>
      <w:proofErr w:type="spellEnd"/>
      <w:r w:rsidR="00C36A99" w:rsidRPr="00970352">
        <w:t xml:space="preserve">: </w:t>
      </w:r>
      <w:r w:rsidR="004A2C12" w:rsidRPr="004A2C12">
        <w:t>0000-0002-3548-5787</w:t>
      </w:r>
      <w:r w:rsidR="00C36A99" w:rsidRPr="00970352">
        <w:t xml:space="preserve"> ; twitter: </w:t>
      </w:r>
      <w:r w:rsidR="001C027B" w:rsidRPr="001C027B">
        <w:t>@</w:t>
      </w:r>
      <w:proofErr w:type="spellStart"/>
      <w:r w:rsidR="001C027B" w:rsidRPr="001C027B">
        <w:t>kirao_lennox</w:t>
      </w:r>
      <w:proofErr w:type="spellEnd"/>
      <w:r w:rsidR="00C36A99" w:rsidRPr="00970352">
        <w:t>)</w:t>
      </w:r>
      <w:r w:rsidR="00520E4A">
        <w:t xml:space="preserve">, </w:t>
      </w:r>
      <w:r w:rsidR="000D784B">
        <w:t xml:space="preserve">Felix </w:t>
      </w:r>
      <w:proofErr w:type="spellStart"/>
      <w:r w:rsidR="000D784B">
        <w:t>Liechti</w:t>
      </w:r>
      <w:r w:rsidR="000D784B">
        <w:rPr>
          <w:vertAlign w:val="superscript"/>
        </w:rPr>
        <w:t>b</w:t>
      </w:r>
      <w:proofErr w:type="spellEnd"/>
      <w:r w:rsidR="004F428E" w:rsidRPr="00970352">
        <w:t xml:space="preserve"> </w:t>
      </w:r>
      <w:r w:rsidR="001C027B">
        <w:t>(</w:t>
      </w:r>
      <w:proofErr w:type="spellStart"/>
      <w:r w:rsidR="00E6110D">
        <w:t>ORCiD</w:t>
      </w:r>
      <w:proofErr w:type="spellEnd"/>
      <w:r w:rsidR="00E6110D">
        <w:t>:</w:t>
      </w:r>
      <w:r w:rsidR="0058165D">
        <w:t xml:space="preserve"> </w:t>
      </w:r>
      <w:r w:rsidR="00D42FB6" w:rsidRPr="00D42FB6">
        <w:t>0000-0001-9473-0837</w:t>
      </w:r>
      <w:r w:rsidR="008153A2">
        <w:t xml:space="preserve"> ; twitter: </w:t>
      </w:r>
      <w:r w:rsidR="00BA687D" w:rsidRPr="00BA687D">
        <w:t>@</w:t>
      </w:r>
      <w:proofErr w:type="spellStart"/>
      <w:r w:rsidR="00BA687D" w:rsidRPr="00BA687D">
        <w:t>FelixLiechti</w:t>
      </w:r>
      <w:proofErr w:type="spellEnd"/>
      <w:r w:rsidR="001C027B">
        <w:t xml:space="preserve">) </w:t>
      </w:r>
      <w:r w:rsidR="004F428E" w:rsidRPr="00970352">
        <w:t xml:space="preserve">and </w:t>
      </w:r>
      <w:r w:rsidRPr="00970352">
        <w:t xml:space="preserve">Colin </w:t>
      </w:r>
      <w:proofErr w:type="spellStart"/>
      <w:r w:rsidRPr="00970352">
        <w:t>Jackson</w:t>
      </w:r>
      <w:r w:rsidRPr="00970352">
        <w:rPr>
          <w:vertAlign w:val="superscript"/>
        </w:rPr>
        <w:t>a</w:t>
      </w:r>
      <w:proofErr w:type="spellEnd"/>
      <w:r w:rsidR="005A4A7E">
        <w:rPr>
          <w:vertAlign w:val="superscript"/>
        </w:rPr>
        <w:t xml:space="preserve"> </w:t>
      </w:r>
      <w:r w:rsidR="005A4A7E">
        <w:t>(</w:t>
      </w:r>
      <w:proofErr w:type="spellStart"/>
      <w:r w:rsidR="002411F2" w:rsidRPr="00970352">
        <w:t>ORC</w:t>
      </w:r>
      <w:r w:rsidR="002411F2">
        <w:t>i</w:t>
      </w:r>
      <w:r w:rsidR="002411F2" w:rsidRPr="00970352">
        <w:t>D</w:t>
      </w:r>
      <w:proofErr w:type="spellEnd"/>
      <w:r w:rsidR="005A4A7E" w:rsidRPr="00970352">
        <w:t xml:space="preserve">: </w:t>
      </w:r>
      <w:r w:rsidR="0058165D" w:rsidRPr="0058165D">
        <w:t>0000-0003-2280-1397</w:t>
      </w:r>
      <w:r w:rsidR="005A4A7E">
        <w:t>)</w:t>
      </w:r>
    </w:p>
    <w:p w14:paraId="6B64DC74" w14:textId="35A8033B" w:rsidR="00997B0F" w:rsidRPr="00970352" w:rsidRDefault="00B64FA3" w:rsidP="003F7FC2">
      <w:pPr>
        <w:pStyle w:val="Correspondencedetails"/>
        <w:spacing w:after="360" w:line="240" w:lineRule="auto"/>
        <w:rPr>
          <w:sz w:val="20"/>
          <w:szCs w:val="20"/>
        </w:rPr>
      </w:pPr>
      <w:proofErr w:type="spellStart"/>
      <w:r w:rsidRPr="00970352">
        <w:rPr>
          <w:sz w:val="20"/>
          <w:szCs w:val="20"/>
          <w:vertAlign w:val="superscript"/>
        </w:rPr>
        <w:t>a</w:t>
      </w:r>
      <w:r w:rsidR="0051745D" w:rsidRPr="00970352">
        <w:rPr>
          <w:sz w:val="20"/>
          <w:szCs w:val="20"/>
        </w:rPr>
        <w:t>A</w:t>
      </w:r>
      <w:proofErr w:type="spellEnd"/>
      <w:r w:rsidR="0051745D" w:rsidRPr="00970352">
        <w:rPr>
          <w:sz w:val="20"/>
          <w:szCs w:val="20"/>
        </w:rPr>
        <w:t xml:space="preserve"> Rocha Kenya</w:t>
      </w:r>
      <w:r w:rsidRPr="00970352">
        <w:rPr>
          <w:sz w:val="20"/>
          <w:szCs w:val="20"/>
        </w:rPr>
        <w:t xml:space="preserve">, </w:t>
      </w:r>
      <w:proofErr w:type="spellStart"/>
      <w:r w:rsidR="0051745D" w:rsidRPr="00970352">
        <w:rPr>
          <w:sz w:val="20"/>
          <w:szCs w:val="20"/>
        </w:rPr>
        <w:t>Watamu</w:t>
      </w:r>
      <w:proofErr w:type="spellEnd"/>
      <w:r w:rsidRPr="00970352">
        <w:rPr>
          <w:sz w:val="20"/>
          <w:szCs w:val="20"/>
        </w:rPr>
        <w:t xml:space="preserve">, </w:t>
      </w:r>
      <w:r w:rsidR="0051745D" w:rsidRPr="00970352">
        <w:rPr>
          <w:sz w:val="20"/>
          <w:szCs w:val="20"/>
        </w:rPr>
        <w:t>Kenya</w:t>
      </w:r>
      <w:r w:rsidR="003F7FC2">
        <w:rPr>
          <w:sz w:val="20"/>
          <w:szCs w:val="20"/>
        </w:rPr>
        <w:br/>
      </w:r>
      <w:proofErr w:type="spellStart"/>
      <w:r w:rsidR="004E3105" w:rsidRPr="00970352">
        <w:rPr>
          <w:sz w:val="20"/>
          <w:szCs w:val="20"/>
          <w:vertAlign w:val="superscript"/>
        </w:rPr>
        <w:t>b</w:t>
      </w:r>
      <w:r w:rsidR="004E3105" w:rsidRPr="00970352">
        <w:rPr>
          <w:sz w:val="20"/>
          <w:szCs w:val="20"/>
        </w:rPr>
        <w:t>Swiss</w:t>
      </w:r>
      <w:proofErr w:type="spellEnd"/>
      <w:r w:rsidR="004E3105" w:rsidRPr="00970352">
        <w:rPr>
          <w:sz w:val="20"/>
          <w:szCs w:val="20"/>
        </w:rPr>
        <w:t xml:space="preserve"> Ornithological Institute, </w:t>
      </w:r>
      <w:proofErr w:type="spellStart"/>
      <w:r w:rsidR="004E3105" w:rsidRPr="00970352">
        <w:rPr>
          <w:sz w:val="20"/>
          <w:szCs w:val="20"/>
        </w:rPr>
        <w:t>Sempach</w:t>
      </w:r>
      <w:proofErr w:type="spellEnd"/>
      <w:r w:rsidR="004E3105" w:rsidRPr="00970352">
        <w:rPr>
          <w:sz w:val="20"/>
          <w:szCs w:val="20"/>
        </w:rPr>
        <w:t>, Switzerland</w:t>
      </w:r>
    </w:p>
    <w:p w14:paraId="2331C8AD" w14:textId="5EB48C77" w:rsidR="00BB0ECE" w:rsidRDefault="00BB0ECE" w:rsidP="000D784B">
      <w:pPr>
        <w:pStyle w:val="berschrift1"/>
      </w:pPr>
      <w:r>
        <w:t>Graphical abstract</w:t>
      </w:r>
    </w:p>
    <w:p w14:paraId="5FA39DD5" w14:textId="6182169B" w:rsidR="00607941" w:rsidRPr="00607941" w:rsidRDefault="00F40726" w:rsidP="00F40726">
      <w:pPr>
        <w:pStyle w:val="Newparagraph"/>
        <w:ind w:firstLine="0"/>
      </w:pPr>
      <w:r>
        <w:rPr>
          <w:noProof/>
        </w:rPr>
        <w:drawing>
          <wp:inline distT="0" distB="0" distL="0" distR="0" wp14:anchorId="74EE60B0" wp14:editId="41D35D3F">
            <wp:extent cx="3800475" cy="25335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3484" cy="2535506"/>
                    </a:xfrm>
                    <a:prstGeom prst="rect">
                      <a:avLst/>
                    </a:prstGeom>
                    <a:noFill/>
                    <a:ln>
                      <a:noFill/>
                    </a:ln>
                  </pic:spPr>
                </pic:pic>
              </a:graphicData>
            </a:graphic>
          </wp:inline>
        </w:drawing>
      </w:r>
    </w:p>
    <w:p w14:paraId="097234AE" w14:textId="0CC18CAF" w:rsidR="002411F2" w:rsidRPr="002411F2" w:rsidRDefault="00906796" w:rsidP="002411F2">
      <w:pPr>
        <w:pStyle w:val="berschrift1"/>
      </w:pPr>
      <w:r w:rsidRPr="00970352">
        <w:t>Abstract</w:t>
      </w:r>
    </w:p>
    <w:p w14:paraId="1757FE18" w14:textId="2D0B9DBF" w:rsidR="6C59DA86" w:rsidRDefault="00692276" w:rsidP="6EBA82FC">
      <w:pPr>
        <w:pStyle w:val="Paragraph"/>
      </w:pPr>
      <w:r>
        <w:t xml:space="preserve">Light-level </w:t>
      </w:r>
      <w:proofErr w:type="spellStart"/>
      <w:r>
        <w:t>geolocators</w:t>
      </w:r>
      <w:proofErr w:type="spellEnd"/>
      <w:del w:id="0" w:author="Reto Burri" w:date="2020-12-03T10:54:00Z">
        <w:r w:rsidR="6C59DA86" w:rsidDel="003273AA">
          <w:delText xml:space="preserve">, </w:delText>
        </w:r>
        <w:r w:rsidR="009D622F" w:rsidDel="003273AA">
          <w:delText xml:space="preserve">lightweight </w:delText>
        </w:r>
        <w:r w:rsidR="6C59DA86" w:rsidDel="003273AA">
          <w:delText>tracking devices,</w:delText>
        </w:r>
      </w:del>
      <w:r w:rsidR="6C59DA86">
        <w:t xml:space="preserve"> are increasingly used to study </w:t>
      </w:r>
      <w:r w:rsidR="009D622F">
        <w:t>the migration of small</w:t>
      </w:r>
      <w:del w:id="1" w:author="Reto Burri" w:date="2020-12-03T10:55:00Z">
        <w:r w:rsidR="009D622F" w:rsidDel="003273AA">
          <w:delText>er</w:delText>
        </w:r>
      </w:del>
      <w:r w:rsidR="009D622F">
        <w:t xml:space="preserve"> bird</w:t>
      </w:r>
      <w:r w:rsidR="6E48B6C4">
        <w:t>s</w:t>
      </w:r>
      <w:r w:rsidR="2C1E0B6D">
        <w:t>. Th</w:t>
      </w:r>
      <w:r w:rsidR="01685977">
        <w:t>anks to th</w:t>
      </w:r>
      <w:r w:rsidR="2C1E0B6D">
        <w:t xml:space="preserve">eir </w:t>
      </w:r>
      <w:r>
        <w:t xml:space="preserve">relatively </w:t>
      </w:r>
      <w:r w:rsidR="2C1E0B6D">
        <w:t>low cost</w:t>
      </w:r>
      <w:r w:rsidR="0A4DADF3">
        <w:t>, they are</w:t>
      </w:r>
      <w:r w:rsidR="2C1E0B6D">
        <w:t xml:space="preserve"> </w:t>
      </w:r>
      <w:r w:rsidR="0A4DADF3">
        <w:t xml:space="preserve">particularly well-positioned to be deployed broadly across less well-financed and understudied </w:t>
      </w:r>
      <w:del w:id="2" w:author="Reto Burri" w:date="2020-12-03T10:55:00Z">
        <w:r w:rsidR="0A4DADF3" w:rsidDel="003273AA">
          <w:delText xml:space="preserve">areas </w:delText>
        </w:r>
      </w:del>
      <w:ins w:id="3" w:author="Reto Burri" w:date="2020-12-03T10:55:00Z">
        <w:r w:rsidR="003273AA">
          <w:t>regions of the world,</w:t>
        </w:r>
        <w:r w:rsidR="003273AA">
          <w:t xml:space="preserve"> </w:t>
        </w:r>
      </w:ins>
      <w:r w:rsidR="7CE8EF0A">
        <w:t>such as the Africa</w:t>
      </w:r>
      <w:del w:id="4" w:author="Reto Burri" w:date="2020-12-03T10:55:00Z">
        <w:r w:rsidR="7CE8EF0A" w:rsidDel="003273AA">
          <w:delText>n continent</w:delText>
        </w:r>
      </w:del>
      <w:r w:rsidR="7CE8EF0A">
        <w:t xml:space="preserve">. </w:t>
      </w:r>
      <w:r w:rsidR="00E62ADA">
        <w:t xml:space="preserve">A </w:t>
      </w:r>
      <w:r w:rsidR="7CE8EF0A">
        <w:t xml:space="preserve">main drawback of </w:t>
      </w:r>
      <w:del w:id="5" w:author="Reto Burri" w:date="2020-12-03T10:55:00Z">
        <w:r w:rsidR="7CE8EF0A" w:rsidDel="003273AA">
          <w:delText xml:space="preserve">this technology </w:delText>
        </w:r>
      </w:del>
      <w:proofErr w:type="spellStart"/>
      <w:ins w:id="6" w:author="Reto Burri" w:date="2020-12-03T10:55:00Z">
        <w:r w:rsidR="003273AA">
          <w:t>geolocators</w:t>
        </w:r>
        <w:proofErr w:type="spellEnd"/>
        <w:r w:rsidR="003273AA">
          <w:t xml:space="preserve"> </w:t>
        </w:r>
      </w:ins>
      <w:r w:rsidR="7CE8EF0A">
        <w:t xml:space="preserve">is the need to </w:t>
      </w:r>
      <w:r w:rsidR="66C33C9F">
        <w:t>recapture</w:t>
      </w:r>
      <w:r w:rsidR="7CE8EF0A">
        <w:t xml:space="preserve"> equipped birds </w:t>
      </w:r>
      <w:del w:id="7" w:author="Reto Burri" w:date="2020-12-03T10:56:00Z">
        <w:r w:rsidR="7CE8EF0A" w:rsidDel="003273AA">
          <w:delText xml:space="preserve">in order </w:delText>
        </w:r>
      </w:del>
      <w:r w:rsidR="7CE8EF0A">
        <w:t xml:space="preserve">to retrieve the data. </w:t>
      </w:r>
      <w:del w:id="8" w:author="Reto Burri" w:date="2020-12-03T10:56:00Z">
        <w:r w:rsidR="7CE8EF0A" w:rsidDel="003273AA">
          <w:delText xml:space="preserve">As </w:delText>
        </w:r>
        <w:r w:rsidR="202600FD" w:rsidDel="003273AA">
          <w:delText>such</w:delText>
        </w:r>
      </w:del>
      <w:ins w:id="9" w:author="Reto Burri" w:date="2020-12-03T10:56:00Z">
        <w:r w:rsidR="003273AA">
          <w:t>Therefore</w:t>
        </w:r>
      </w:ins>
      <w:r w:rsidR="7CE8EF0A">
        <w:t xml:space="preserve">, </w:t>
      </w:r>
      <w:r w:rsidR="32458403">
        <w:t>maximizing th</w:t>
      </w:r>
      <w:ins w:id="10" w:author="Reto Burri" w:date="2020-12-03T10:56:00Z">
        <w:r w:rsidR="003273AA">
          <w:t>e</w:t>
        </w:r>
      </w:ins>
      <w:del w:id="11" w:author="Reto Burri" w:date="2020-12-03T10:56:00Z">
        <w:r w:rsidR="32458403" w:rsidDel="003273AA">
          <w:delText>is</w:delText>
        </w:r>
      </w:del>
      <w:r w:rsidR="32458403">
        <w:t xml:space="preserve"> recapture rate</w:t>
      </w:r>
      <w:r w:rsidR="7CE8EF0A">
        <w:t xml:space="preserve"> is critical to the success of a</w:t>
      </w:r>
      <w:r w:rsidR="279124D0">
        <w:t>ny geolocator</w:t>
      </w:r>
      <w:r w:rsidR="7CE8EF0A">
        <w:t xml:space="preserve"> study. </w:t>
      </w:r>
      <w:r w:rsidR="1A0AC630">
        <w:t>Using the example of a geolocator study on the coast of Kenya</w:t>
      </w:r>
      <w:ins w:id="12" w:author="Reto Burri" w:date="2020-12-03T10:56:00Z">
        <w:r w:rsidR="003273AA">
          <w:t xml:space="preserve"> on SPECIES</w:t>
        </w:r>
      </w:ins>
      <w:r w:rsidR="1A0AC630">
        <w:t>, t</w:t>
      </w:r>
      <w:r w:rsidR="7CE8EF0A">
        <w:t xml:space="preserve">his </w:t>
      </w:r>
      <w:r w:rsidR="7CB9E674">
        <w:t>paper</w:t>
      </w:r>
      <w:r w:rsidR="7CE8EF0A">
        <w:t xml:space="preserve"> </w:t>
      </w:r>
      <w:r w:rsidR="0DA6EE6D">
        <w:t xml:space="preserve">demonstrates how the use of an </w:t>
      </w:r>
      <w:del w:id="13" w:author="Reto Burri" w:date="2020-12-03T10:56:00Z">
        <w:r w:rsidR="0DA6EE6D" w:rsidDel="003273AA">
          <w:delText xml:space="preserve">existing </w:delText>
        </w:r>
      </w:del>
      <w:r w:rsidR="0DA6EE6D">
        <w:t>ringing data</w:t>
      </w:r>
      <w:del w:id="14" w:author="Reto Burri" w:date="2020-12-03T10:56:00Z">
        <w:r w:rsidR="0DA6EE6D" w:rsidDel="003273AA">
          <w:delText>set</w:delText>
        </w:r>
      </w:del>
      <w:r w:rsidR="0DA6EE6D">
        <w:t xml:space="preserve"> can help optimize the deployment of geolocators, both in terms of how many birds to set out to </w:t>
      </w:r>
      <w:r w:rsidR="0DA6EE6D">
        <w:lastRenderedPageBreak/>
        <w:t xml:space="preserve">equip, and when/which birds to equip </w:t>
      </w:r>
      <w:del w:id="15" w:author="Reto Burri" w:date="2020-12-03T10:57:00Z">
        <w:r w:rsidR="6243D233" w:rsidDel="003273AA">
          <w:delText xml:space="preserve">in order </w:delText>
        </w:r>
      </w:del>
      <w:r w:rsidR="0DA6EE6D">
        <w:t xml:space="preserve">to maximize </w:t>
      </w:r>
      <w:del w:id="16" w:author="Reto Burri" w:date="2020-12-03T10:57:00Z">
        <w:r w:rsidR="000D784B" w:rsidDel="003273AA">
          <w:delText>next-year</w:delText>
        </w:r>
      </w:del>
      <w:r w:rsidR="000D784B">
        <w:t xml:space="preserve"> </w:t>
      </w:r>
      <w:r w:rsidR="0DA6EE6D">
        <w:t>recapture</w:t>
      </w:r>
      <w:ins w:id="17" w:author="Reto Burri" w:date="2020-12-03T10:57:00Z">
        <w:r w:rsidR="003273AA">
          <w:t xml:space="preserve"> in the subsequent year</w:t>
        </w:r>
      </w:ins>
      <w:r w:rsidR="0DA6EE6D">
        <w:t>. We</w:t>
      </w:r>
      <w:r w:rsidR="16F9C9FC" w:rsidDel="009314D7">
        <w:t xml:space="preserve"> </w:t>
      </w:r>
      <w:r w:rsidR="009314D7">
        <w:t xml:space="preserve">found </w:t>
      </w:r>
      <w:r w:rsidR="16F9C9FC">
        <w:t xml:space="preserve">that </w:t>
      </w:r>
      <w:del w:id="18" w:author="Reto Burri" w:date="2020-12-03T10:58:00Z">
        <w:r w:rsidR="16F9C9FC" w:rsidDel="003273AA">
          <w:delText xml:space="preserve">using such a dataset </w:delText>
        </w:r>
      </w:del>
      <w:ins w:id="19" w:author="Reto Burri" w:date="2020-12-03T10:58:00Z">
        <w:r w:rsidR="003273AA">
          <w:t xml:space="preserve">ringing data </w:t>
        </w:r>
      </w:ins>
      <w:r w:rsidR="16F9C9FC">
        <w:t xml:space="preserve">can help accurately estimate how many </w:t>
      </w:r>
      <w:proofErr w:type="spellStart"/>
      <w:r w:rsidR="16F9C9FC">
        <w:t>geolocators</w:t>
      </w:r>
      <w:proofErr w:type="spellEnd"/>
      <w:r w:rsidR="16F9C9FC">
        <w:t xml:space="preserve"> </w:t>
      </w:r>
      <w:commentRangeStart w:id="20"/>
      <w:r w:rsidR="16F9C9FC">
        <w:t>to order</w:t>
      </w:r>
      <w:commentRangeEnd w:id="20"/>
      <w:r w:rsidR="003273AA">
        <w:rPr>
          <w:rStyle w:val="Kommentarzeichen"/>
        </w:rPr>
        <w:commentReference w:id="20"/>
      </w:r>
      <w:ins w:id="21" w:author="Reto Burri" w:date="2020-12-03T10:59:00Z">
        <w:r w:rsidR="003273AA">
          <w:t xml:space="preserve"> and provides insights into </w:t>
        </w:r>
        <w:proofErr w:type="spellStart"/>
        <w:r w:rsidR="003273AA">
          <w:t>which</w:t>
        </w:r>
      </w:ins>
      <w:del w:id="22" w:author="Reto Burri" w:date="2020-12-03T10:59:00Z">
        <w:r w:rsidR="000D784B" w:rsidDel="003273AA">
          <w:delText>. Furthermore, it</w:delText>
        </w:r>
        <w:r w:rsidR="16F9C9FC" w:rsidDel="003273AA">
          <w:delText xml:space="preserve"> provides insights into</w:delText>
        </w:r>
        <w:r w:rsidR="487EDE9D" w:rsidDel="003273AA">
          <w:delText xml:space="preserve"> which </w:delText>
        </w:r>
      </w:del>
      <w:r w:rsidR="000D784B">
        <w:t>class</w:t>
      </w:r>
      <w:ins w:id="23" w:author="Reto Burri" w:date="2020-12-03T11:00:00Z">
        <w:r w:rsidR="003273AA">
          <w:t>es</w:t>
        </w:r>
      </w:ins>
      <w:proofErr w:type="spellEnd"/>
      <w:r w:rsidR="000D784B">
        <w:t xml:space="preserve"> of </w:t>
      </w:r>
      <w:proofErr w:type="gramStart"/>
      <w:r w:rsidR="487EDE9D">
        <w:t xml:space="preserve">birds </w:t>
      </w:r>
      <w:ins w:id="24" w:author="Reto Burri" w:date="2020-12-03T11:00:00Z">
        <w:r w:rsidR="003273AA">
          <w:t xml:space="preserve"> (</w:t>
        </w:r>
        <w:proofErr w:type="gramEnd"/>
        <w:r w:rsidR="003273AA">
          <w:t>based on age, capture history, and timing within the season)</w:t>
        </w:r>
        <w:r w:rsidR="003273AA">
          <w:t xml:space="preserve"> </w:t>
        </w:r>
      </w:ins>
      <w:r w:rsidR="487EDE9D">
        <w:t>are most likely to be recaptured</w:t>
      </w:r>
      <w:del w:id="25" w:author="Reto Burri" w:date="2020-12-03T11:00:00Z">
        <w:r w:rsidR="487EDE9D" w:rsidDel="003273AA">
          <w:delText xml:space="preserve"> (based on age, </w:delText>
        </w:r>
        <w:r w:rsidR="000D784B" w:rsidDel="003273AA">
          <w:delText xml:space="preserve">capture history, and </w:delText>
        </w:r>
        <w:r w:rsidR="487EDE9D" w:rsidDel="003273AA">
          <w:delText>timing within the season)</w:delText>
        </w:r>
      </w:del>
      <w:r w:rsidR="487EDE9D">
        <w:t xml:space="preserve">. </w:t>
      </w:r>
    </w:p>
    <w:p w14:paraId="783EC646" w14:textId="77777777" w:rsidR="009D40C0" w:rsidRPr="00970352" w:rsidRDefault="009D40C0" w:rsidP="009D40C0">
      <w:pPr>
        <w:pStyle w:val="Paragraph"/>
      </w:pPr>
    </w:p>
    <w:p w14:paraId="6B14B333" w14:textId="77777777" w:rsidR="009D40C0" w:rsidRPr="00970352" w:rsidRDefault="009D40C0">
      <w:pPr>
        <w:widowControl/>
        <w:spacing w:after="0"/>
        <w:rPr>
          <w:rFonts w:cs="Arial"/>
          <w:b/>
          <w:bCs/>
          <w:kern w:val="32"/>
          <w:sz w:val="32"/>
          <w:szCs w:val="40"/>
        </w:rPr>
      </w:pPr>
      <w:r w:rsidRPr="00970352">
        <w:br w:type="page"/>
      </w:r>
    </w:p>
    <w:p w14:paraId="668499B3" w14:textId="1B496E2F" w:rsidR="00997B0F" w:rsidRPr="00970352" w:rsidRDefault="00F5310B" w:rsidP="00BA0A02">
      <w:pPr>
        <w:pStyle w:val="berschrift1"/>
      </w:pPr>
      <w:r w:rsidRPr="00970352">
        <w:lastRenderedPageBreak/>
        <w:t>Introduction</w:t>
      </w:r>
    </w:p>
    <w:p w14:paraId="54711FAC" w14:textId="6DFC09A5" w:rsidR="00035E17" w:rsidRPr="00970352" w:rsidRDefault="00692276" w:rsidP="00B606FC">
      <w:pPr>
        <w:pStyle w:val="Newparagraph"/>
        <w:ind w:firstLine="0"/>
      </w:pPr>
      <w:r>
        <w:t>Light-level geolocators</w:t>
      </w:r>
      <w:r w:rsidRPr="00970352">
        <w:t xml:space="preserve"> </w:t>
      </w:r>
      <w:r w:rsidR="1BABB26F" w:rsidRPr="00970352">
        <w:t xml:space="preserve">are </w:t>
      </w:r>
      <w:r w:rsidR="004E6BCB" w:rsidRPr="00970352">
        <w:t>a well-established technology used to study bird migration</w:t>
      </w:r>
      <w:ins w:id="26" w:author="Reto Burri" w:date="2020-12-03T11:00:00Z">
        <w:r w:rsidR="003273AA">
          <w:t>.</w:t>
        </w:r>
      </w:ins>
      <w:r w:rsidR="00684D4A" w:rsidRPr="00970352">
        <w:t xml:space="preserve"> </w:t>
      </w:r>
      <w:del w:id="27" w:author="Reto Burri" w:date="2020-12-03T11:02:00Z">
        <w:r w:rsidR="00684D4A" w:rsidRPr="00970352" w:rsidDel="00336479">
          <w:delText xml:space="preserve">which </w:delText>
        </w:r>
      </w:del>
      <w:ins w:id="28" w:author="Reto Burri" w:date="2020-12-03T11:02:00Z">
        <w:r w:rsidR="00336479">
          <w:t>They</w:t>
        </w:r>
        <w:r w:rsidR="00336479" w:rsidRPr="00970352">
          <w:t xml:space="preserve"> </w:t>
        </w:r>
      </w:ins>
      <w:r w:rsidR="00684D4A" w:rsidRPr="00970352">
        <w:t xml:space="preserve">have become popular due to their </w:t>
      </w:r>
      <w:r w:rsidR="1381103E" w:rsidRPr="00970352">
        <w:t xml:space="preserve">relatively low cost and </w:t>
      </w:r>
      <w:r w:rsidR="00684D4A" w:rsidRPr="00970352">
        <w:t>light weight</w:t>
      </w:r>
      <w:ins w:id="29" w:author="Reto Burri" w:date="2020-12-03T11:02:00Z">
        <w:r w:rsidR="00336479">
          <w:t xml:space="preserve">. The latter </w:t>
        </w:r>
      </w:ins>
      <w:del w:id="30" w:author="Reto Burri" w:date="2020-12-03T11:02:00Z">
        <w:r w:rsidR="5BAF423D" w:rsidRPr="00970352" w:rsidDel="00336479">
          <w:delText xml:space="preserve">, making </w:delText>
        </w:r>
      </w:del>
      <w:ins w:id="31" w:author="Reto Burri" w:date="2020-12-03T11:02:00Z">
        <w:r w:rsidR="00336479">
          <w:t xml:space="preserve">makes </w:t>
        </w:r>
      </w:ins>
      <w:r w:rsidR="5BAF423D" w:rsidRPr="00970352">
        <w:t>them</w:t>
      </w:r>
      <w:r w:rsidR="00684D4A" w:rsidRPr="00970352">
        <w:t xml:space="preserve"> the only tool </w:t>
      </w:r>
      <w:r w:rsidR="664020F8" w:rsidRPr="00970352">
        <w:t xml:space="preserve">available </w:t>
      </w:r>
      <w:r w:rsidR="2304C227" w:rsidRPr="00970352">
        <w:t xml:space="preserve">to study </w:t>
      </w:r>
      <w:r w:rsidR="00684D4A" w:rsidRPr="00970352">
        <w:t xml:space="preserve">migration </w:t>
      </w:r>
      <w:r w:rsidR="54617536" w:rsidRPr="00970352">
        <w:t xml:space="preserve">patterns of </w:t>
      </w:r>
      <w:r w:rsidR="00684D4A" w:rsidRPr="00970352">
        <w:t xml:space="preserve">smaller birds </w:t>
      </w:r>
      <w:r w:rsidR="4E8BCF1C" w:rsidRPr="00970352">
        <w:fldChar w:fldCharType="begin" w:fldLock="1"/>
      </w:r>
      <w:r w:rsidR="4E8BCF1C" w:rsidRPr="00970352">
        <w:instrText>ADDIN CSL_CITATION {"citationItems":[{"id":"ITEM-1","itemData":{"DOI":"10.1525/bio.2011.61.9.7","ISSN":"0006-3568","abstract":"Basic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 © 2011 Baker. All rights reserved.","author":[{"dropping-particle":"","family":"Bridge","given":"Eli S.","non-dropping-particle":"","parse-names":false,"suffix":""},{"dropping-particle":"","family":"Thorup","given":"Kasper","non-dropping-particle":"","parse-names":false,"suffix":""},{"dropping-particle":"","family":"Bowlin","given":"Melissa S.","non-dropping-particle":"","parse-names":false,"suffix":""},{"dropping-particle":"","family":"Chilson","given":"Phillip B.","non-dropping-particle":"","parse-names":false,"suffix":""},{"dropping-particle":"","family":"Diehl","given":"Robert H.","non-dropping-particle":"","parse-names":false,"suffix":""},{"dropping-particle":"","family":"Fléron","given":"René W.","non-dropping-particle":"","parse-names":false,"suffix":""},{"dropping-particle":"","family":"Hartl","given":"Phillip","non-dropping-particle":"","parse-names":false,"suffix":""},{"dropping-particle":"","family":"Kays","given":"Roland","non-dropping-particle":"","parse-names":false,"suffix":""},{"dropping-particle":"","family":"Kelly","given":"Jeffrey F.","non-dropping-particle":"","parse-names":false,"suffix":""},{"dropping-particle":"","family":"Robinson","given":"W. Douglas","non-dropping-particle":"","parse-names":false,"suffix":""},{"dropping-particle":"","family":"Wikelski","given":"Martin","non-dropping-particle":"","parse-names":false,"suffix":""}],"container-title":"BioScience","id":"ITEM-1","issue":"9","issued":{"date-parts":[["2011"]]},"page":"689-698","title":"Technology on the Move: Recent and Forthcoming Innovations for Tracking Migratory Birds","type":"article-journal","volume":"61"},"uris":["http://www.mendeley.com/documents/?uuid=67038cbd-1451-455f-8d4e-8781b053429d"]}],"mendeley":{"formattedCitation":"(Bridge et al., 2011)","plainTextFormattedCitation":"(Bridge et al., 2011)","previouslyFormattedCitation":"(Bridge et al., 2011)"},"properties":{"noteIndex":0},"schema":"https://github.com/citation-style-language/schema/raw/master/csl-citation.json"}</w:instrText>
      </w:r>
      <w:r w:rsidR="4E8BCF1C" w:rsidRPr="00970352">
        <w:fldChar w:fldCharType="separate"/>
      </w:r>
      <w:r w:rsidR="00684D4A" w:rsidRPr="00970352">
        <w:rPr>
          <w:noProof/>
        </w:rPr>
        <w:t>(Bridge et al., 2011)</w:t>
      </w:r>
      <w:r w:rsidR="4E8BCF1C" w:rsidRPr="00970352">
        <w:fldChar w:fldCharType="end"/>
      </w:r>
      <w:r w:rsidR="004E6BCB" w:rsidRPr="00970352">
        <w:t>.</w:t>
      </w:r>
      <w:r w:rsidR="13974AB2" w:rsidRPr="00970352">
        <w:t xml:space="preserve"> </w:t>
      </w:r>
      <w:del w:id="32" w:author="Reto Burri" w:date="2020-12-03T11:03:00Z">
        <w:r w:rsidR="13974AB2" w:rsidRPr="00970352" w:rsidDel="00336479">
          <w:delText>These small tracking devices</w:delText>
        </w:r>
      </w:del>
      <w:ins w:id="33" w:author="Reto Burri" w:date="2020-12-03T11:03:00Z">
        <w:r w:rsidR="00336479">
          <w:t xml:space="preserve">For these reasons, </w:t>
        </w:r>
        <w:proofErr w:type="spellStart"/>
        <w:r w:rsidR="00336479">
          <w:t>geolocators</w:t>
        </w:r>
      </w:ins>
      <w:proofErr w:type="spellEnd"/>
      <w:r w:rsidR="13974AB2" w:rsidRPr="00970352">
        <w:t xml:space="preserve"> </w:t>
      </w:r>
      <w:r w:rsidR="008245AF" w:rsidRPr="00970352">
        <w:t xml:space="preserve">have </w:t>
      </w:r>
      <w:r w:rsidR="756E06D6" w:rsidRPr="00970352">
        <w:t>helped advance our understanding of bird migration on a number of levels</w:t>
      </w:r>
      <w:r w:rsidR="008245AF" w:rsidRPr="00970352">
        <w:t>: identify</w:t>
      </w:r>
      <w:r w:rsidR="66884053" w:rsidRPr="00970352">
        <w:t>ing migration</w:t>
      </w:r>
      <w:r w:rsidR="008245AF" w:rsidRPr="00970352">
        <w:t xml:space="preserve"> route</w:t>
      </w:r>
      <w:r w:rsidR="7709D737" w:rsidRPr="00970352">
        <w:t>s</w:t>
      </w:r>
      <w:r w:rsidR="008245AF" w:rsidRPr="00970352">
        <w:t xml:space="preserve"> and wintering locations </w:t>
      </w:r>
      <w:r w:rsidR="4E8BCF1C" w:rsidRPr="00970352">
        <w:fldChar w:fldCharType="begin" w:fldLock="1"/>
      </w:r>
      <w:r w:rsidR="00667902">
        <w:instrText>ADDIN CSL_CITATION {"citationItems":[{"id":"ITEM-1","itemData":{"DOI":"10.1111/ibi.12196","ISSN":"1474919X","abstract":"The migration route of Red-necked Phalarope populations breeding on North Atlantic islands has been subject to considerable speculation. Geolocator tags were fitted to nine Red-necked Phalaropes breeding in northern Scotland to assess whether they migrated to Palaearctic or Nearctic wintering grounds. Of four birds known to return, two had retained their tags, of which one was recaptured. This male Phalarope left Shetland on 1 August 2012 and crossed the Atlantic Ocean to the Labrador Sea off eastern Canada in 6 days, then moved south to reach Florida during September, crossed the Gulf of Mexico into the Pacific Ocean and reached an area between the Galapagos Islands and the South American coast by mid-October, where it remained until the end of April, returning by a similar route until the tag battery failed as the bird was crossing the Atlantic Ocean. The total migration of 22 000 km is approximately 60% longer than the previously assumed route to the western part of the Arabian Sea, and this first evidence of migration of a European breeding bird to the Pacific Ocean also helps to indicate the possible migratory route of the large autumn movements of Red-necked Phalaropes down the east coast of North America.","author":[{"dropping-particle":"","family":"Smith","given":"Malcolm","non-dropping-particle":"","parse-names":false,"suffix":""},{"dropping-particle":"","family":"Bolton","given":"Mark","non-dropping-particle":"","parse-names":false,"suffix":""},{"dropping-particle":"","family":"Okill","given":"David J.","non-dropping-particle":"","parse-names":false,"suffix":""},{"dropping-particle":"","family":"Summers","given":"Ron W.","non-dropping-particle":"","parse-names":false,"suffix":""},{"dropping-particle":"","family":"Ellis","given":"Pete","non-dropping-particle":"","parse-names":false,"suffix":""},{"dropping-particle":"","family":"Liechti","given":"Felix","non-dropping-particle":"","parse-names":false,"suffix":""},{"dropping-particle":"","family":"Wilson","given":"Jeremy D.","non-dropping-particle":"","parse-names":false,"suffix":""}],"container-title":"Ibis","id":"ITEM-1","issue":"4","issued":{"date-parts":[["2014"]]},"page":"870-873","title":"Geolocator tagging reveals Pacific migration of Red-necked Phalarope Phalaropus lobatus breeding in Scotland","type":"article-journal","volume":"156"},"uris":["http://www.mendeley.com/documents/?uuid=23e03d6d-ae63-4d8f-8875-deba76f72889"]},{"id":"ITEM-2","itemData":{"DOI":"10.1186/s40657-020-00191-z","ISSN":"20537166","abstract":"Background: The majority of European Common Terns (Sterna hirundo) migrate south along the western coast of Europe and Africa, while birds from eastern regions are known to cross the Mediterranean Sea from east to west or migrate along the eastern African coast. The migration route of north European terns wintering along the coast of western Africa was already described using geolocator data, while knowledge about movements of the European inland populations is based only on relatively scarce recoveries of ringed birds. Methods: We used light-level geolocators in inland Common Tern colonies in Hungary and Croatia to study their migration route and to identify wintering areas along with stopover sites. Results revealed by geolocators were compared with recoveries of ringed birds. Results: All tracked birds used the east African migration route with autumn stopovers at Lower Nile and in the southern part of the Red Sea, and short spring stopover in Israel. Terns wintered along Kenyan coasts and in the southern Mozambique Channel. Autumn migration lasted four times longer than spring migration. Conclusions: This is the first geolocator study that describes the east African migration route of the Common Tern. Important stopover sites were identified. More studies of inland populations are needed to better elucidate tern winter movements.","author":[{"dropping-particle":"","family":"Kralj","given":"Jelena","non-dropping-particle":"","parse-names":false,"suffix":""},{"dropping-particle":"","family":"Martinović","given":"Miloš","non-dropping-particle":"","parse-names":false,"suffix":""},{"dropping-particle":"","family":"Jurinović","given":"Luka","non-dropping-particle":"","parse-names":false,"suffix":""},{"dropping-particle":"","family":"Szinai","given":"Péter","non-dropping-particle":"","parse-names":false,"suffix":""},{"dropping-particle":"","family":"Süto","given":"Szandra","non-dropping-particle":"","parse-names":false,"suffix":""},{"dropping-particle":"","family":"Preiszner","given":"Bálint","non-dropping-particle":"","parse-names":false,"suffix":""}],"container-title":"Avian Research","id":"ITEM-2","issue":"1","issued":{"date-parts":[["2020"]]},"page":"1-11","publisher":"BioMed Central","title":"Geolocator study reveals east African migration route of Central European Common Terns","type":"article-journal","volume":"11"},"uris":["http://www.mendeley.com/documents/?uuid=76279986-12e4-4da0-a83d-e761d8d3e2cb"]},{"id":"ITEM-3","itemData":{"DOI":"10.1007/s10336-012-0912-5","ISBN":"1033601209","ISSN":"00218375","abstract":"The globally-threatened Aquatic Warbler (Acrocephalus paludicola) breeds in Europe and spends the northern winter in sub-Saharan West Africa. We attached 30 geolocators to breeding birds in the central Ukraine in 2010. Three geolocators which collected data from the autumn migration were recovered in 2011. They revealed a previously-unknown migration route via southern Europe to stopover sites in south-western France and Spain. In West Africa, one bird spent some time well south of known non-breeding areas. For the conservation of some Aquatic Warbler populations, protection of hitherto unknown stopover sites in southern Europe and Africa may be crucial. © 2012 Dt. Ornithologen-Gesellschaft e.V.","author":[{"dropping-particle":"","family":"Salewski","given":"Volker","non-dropping-particle":"","parse-names":false,"suffix":""},{"dropping-particle":"","family":"Flade","given":"Martin","non-dropping-particle":"","parse-names":false,"suffix":""},{"dropping-particle":"","family":"Poluda","given":"Anatolii","non-dropping-particle":"","parse-names":false,"suffix":""},{"dropping-particle":"","family":"Kiljan","given":"Grzegorz","non-dropping-particle":"","parse-names":false,"suffix":""},{"dropping-particle":"","family":"Liechti","given":"Felix","non-dropping-particle":"","parse-names":false,"suffix":""},{"dropping-particle":"","family":"Lisovski","given":"Simeon","non-dropping-particle":"","parse-names":false,"suffix":""},{"dropping-particle":"","family":"Hahn","given":"Steffen","non-dropping-particle":"","parse-names":false,"suffix":""}],"container-title":"Journal of Ornithology","id":"ITEM-3","issue":"2","issued":{"date-parts":[["2013"]]},"page":"549-552","title":"An unknown migration route of the 'globally threatened' Aquatic Warbler revealed by geolocators","type":"article-journal","volume":"154"},"prefix":"e.g.","uris":["http://www.mendeley.com/documents/?uuid=a3be4782-1665-4af6-a2a5-172a5ae2e639"]},{"id":"ITEM-4","itemData":{"DOI":"10.1111/jav.00485","ISSN":"1600048X","abstract":"We investigated sex- and year-dependent variation in the temporal and spatial movement pattern of barn swallows Hirundo rustica during the non-breeding period. Hundred and three individuals equipped with miniaturized light-level geolocators at three different breeding areas in southern Switzerland and northern Italy provided data for the analysis. We identified a region 1000 km in radius centred in Cameroon as the main non-breeding residence area of these three geographical populations. Five residence areas of males only were in southern Africa, south of 19°S. Most individuals occupied a single site during their stay south of the Sahara. The timing of migration broadly overlapped between sexes and all geographical breeding populations. Between the two study years there was a distinct difference of 5 to 10 d in departure dates from and arrival at the breeding sites. Remarkably, the period of residence in sub-Saharan Africa was very similar (157 d) in the two study years, but their positions in the first year (2010-2011) were about 400 km more to the north than in the second (2011-2012). Independent of the year, individuals with sub-Saharan residence areas further north and east had a shorter pre-breeding migration and arrived earlier than those staying further south and west. In addition, birds breeding in southern Switzerland arrived at their breeding colony 7-10 d later than those breeding only 100 km south, in the Po river plain. Our study provides new information on the variance in migration phenology and the distribution of residence areas in sub-Saharan Africa in relation to sex, population and year. It supports the usefulness of light-level geolocators for the study of annual routines of large samples of small birds.","author":[{"dropping-particle":"","family":"Liechti","given":"Felix","non-dropping-particle":"","parse-names":false,"suffix":""},{"dropping-particle":"","family":"Scandolara","given":"Chiara","non-dropping-particle":"","parse-names":false,"suffix":""},{"dropping-particle":"","family":"Rubolini","given":"Diego","non-dropping-particle":"","parse-names":false,"suffix":""},{"dropping-particle":"","family":"Ambrosini","given":"Roberto","non-dropping-particle":"","parse-names":false,"suffix":""},{"dropping-particle":"","family":"Korner-Nievergelt","given":"Fränzi","non-dropping-particle":"","parse-names":false,"suffix":""},{"dropping-particle":"","family":"Hahn","given":"Steffen","non-dropping-particle":"","parse-names":false,"suffix":""},{"dropping-particle":"","family":"Lardelli","given":"Roberto","non-dropping-particle":"","parse-names":false,"suffix</w:instrText>
      </w:r>
      <w:r w:rsidR="00667902" w:rsidRPr="00484736">
        <w:rPr>
          <w:lang w:val="nl-NL"/>
        </w:rPr>
        <w:instrText>":""},{"dropping-particle":"","family":"Romano","given":"Maria","non-dropping-particle":"","parse-names":false,"suffix":""},{"dropping-particle":"","family":"Caprioli","given":"Manuela","non-dropping-particle":"","parse-names":false,"suffix":""},{"dropping-particle":"","family":"Romano","given":"Andrea","non-dropping-particle":"","parse-names":false,"suffix":""},{"dropping-particle":"","family":"Sicurella","given":"Beatrice","non-dropping-particle":"","parse-names":false,"suffix":""},{"dropping-particle":"","family":"Saino","given":"Nicola","non-dropping-particle":"","parse-names":false,"suffix":""}],"container-title":"Journal of Avian Biology","id":"ITEM-4","issue":"3","issued":{"date-parts":[["2015"]]},"page":"254-265","title":"Timing of migration and residence areas during the non-breeding period of barn swallows Hirundo rustica in relation to sex and population","type":"article-journal","volume":"46"},"uris":["http://www.mendeley.com/documents/?uuid=0d1d4359-060d-45f1-885b-0e2f0db0736c"]}],"mendeley":{"formattedCitation":"(e.g. Salewski et al., 2013; Smith et al., 2014; Liechti et al., 2015; Kralj et al., 2020)","plainTextFormattedCitation":"(e.g. Salewski et al., 2013; Smith et al., 2014; Liechti et al., 2015; Kralj et al., 2020)","previouslyFormattedCitation":"(e.g. Salewski et al., 2013; Smith et al., 2014; Liechti et al., 2015; Kralj et al., 2020)"},"properties":{"noteIndex":0},"schema":"https://github.com/citation-style-language/schema/raw/master/csl-citation.json"}</w:instrText>
      </w:r>
      <w:r w:rsidR="4E8BCF1C" w:rsidRPr="00970352">
        <w:fldChar w:fldCharType="separate"/>
      </w:r>
      <w:r w:rsidR="00667902" w:rsidRPr="00667902">
        <w:rPr>
          <w:noProof/>
          <w:lang w:val="nl-NL"/>
        </w:rPr>
        <w:t>(e.g. Salewski et al., 2013; Smith et al., 2014; Liechti et al., 2015; Kralj et al., 2020)</w:t>
      </w:r>
      <w:r w:rsidR="4E8BCF1C" w:rsidRPr="00970352">
        <w:fldChar w:fldCharType="end"/>
      </w:r>
      <w:r w:rsidR="008245AF" w:rsidRPr="00B606FC">
        <w:rPr>
          <w:lang w:val="nl-NL"/>
        </w:rPr>
        <w:t xml:space="preserve">, </w:t>
      </w:r>
      <w:r w:rsidR="13974AB2" w:rsidRPr="00B606FC">
        <w:rPr>
          <w:lang w:val="nl-NL"/>
        </w:rPr>
        <w:t>reveal</w:t>
      </w:r>
      <w:r w:rsidR="45DAB2EC" w:rsidRPr="00B606FC">
        <w:rPr>
          <w:lang w:val="nl-NL"/>
        </w:rPr>
        <w:t>ing</w:t>
      </w:r>
      <w:r w:rsidR="13974AB2" w:rsidRPr="00B606FC">
        <w:rPr>
          <w:lang w:val="nl-NL"/>
        </w:rPr>
        <w:t xml:space="preserve"> migration </w:t>
      </w:r>
      <w:r w:rsidR="002C7377" w:rsidRPr="00B606FC">
        <w:rPr>
          <w:lang w:val="nl-NL"/>
        </w:rPr>
        <w:t xml:space="preserve">strategies </w:t>
      </w:r>
      <w:r w:rsidR="4E8BCF1C" w:rsidRPr="00970352">
        <w:fldChar w:fldCharType="begin" w:fldLock="1"/>
      </w:r>
      <w:r w:rsidR="0018074C">
        <w:rPr>
          <w:lang w:val="nl-NL"/>
        </w:rPr>
        <w:instrText>ADDIN CSL_CITATION {"citationItems":[{"id":"ITEM-1","itemData":{"DOI":"10.1038/srep21560","ISBN":"2045-2322 (Electronic) 2045-2322 (Linking)","ISSN":"20452322","PMID":"26876925","abstract":"Over decades it has been unclear how individual migratory songbirds\\ncross large ecological barriers such as seas or deserts. By deploying\\nlight-level geolocators on four songbird species weighing only about 12\\ng, we found that these otherwise mainly nocturnal migrants seem to\\nregularly extend their nocturnal flights into the day when crossing the\\nSahara Desert and the Mediterranean Sea. The proportion of the proposed\\ndiurnally flying birds gradually declined over the day with similar\\nlanding patterns in autumn and spring. The prolonged flights were\\nslightly more frequent in spring than in autumn, suggesting tighter\\nmigratory schedules when returning to breeding sites. Often we found\\nseveral patterns for barrier crossing for the same individual in autumn\\ncompared to the spring journey. As only a small proportion of the birds\\nflew strictly during the night and even some individuals might have\\nflown nonstop, we suggest that prolonged endurance flights are not an\\nexception even in small migratory species. We emphasise an individual's\\nability to perform both diurnal and nocturnal migration when facing the\\nchallenge of crossing a large ecological barrier to successfully\\ncomplete a migratory journey.","author":[{"dropping-particle":"","family":"Adamík","given":"Peter","non-dropping-particle":"","parse-names":false,"suffix":""},{"dropping-particle":"","family":"Emmenegger","given":"Tamara","non-dropping-particle":"","parse-names":false,"suffix":""},{"dropping-particle":"","family":"Briedis","given":"Martins","non-dropping-particle":"","parse-names":false,"suffix":""},{"dropping-particle":"","family":"Gustafsson","given":"Lars","non-dropping-particle":"","parse-names":false,"suffix":""},{"dropping-particle":"","family":"Henshaw","given":"Ian","non-dropping-particle":"","parse-names":false,"suffix":""},{"dropping-particle":"","family":"Krist","given":"Miloš","non-dropping-particle":"","parse-names":false,"suffix":""},{"dropping-particle":"","family":"Laaksonen","given":"Toni","non-dropping-particle":"","parse-names":false,"suffix":""},{"dropping-particle":"","family":"Liechti","given":"Felix","non-dropping-particle":"","parse-names":false,"suffix":""},{"dropping-particle":"","family":"Procházka","given":"Petr","non-dropping-particle":"","parse-names":false,"suffix":""},{"dropping-particle":"","family":"Salewski","given":"Volker","non-dropping-particle":"","parse-names":false,"suffix":""},{"dropping-particle":"","family":"Hahn","given":"Steffen","non-dropping-particle":"","parse-names":false,"suffix":""}],"container-title":"Scientific Reports","id":"ITEM-1","issue":"February","issued":{"date-parts":[["2016"]]},"page":"1-9","publisher":"Nature Publishing Group","title":"Barrier crossing in small avian migrants: Individual tracking reveals prolonged nocturnal flights into the day as a common migratory strategy","type":"article-journal","volume":"6"},"prefix":"e.g.","uris":["http://www.mendeley.com/documents/?uuid=5feb1834-5979-4d17-a67d-f80220e0be9b"]},{"id":"ITEM-2","itemData":{"DOI":"10.1098/rspb.2018.2821","ISBN":"0000000315661","ISSN":"14712954","PMID":"30963841","abstract":"In many taxa, the most common form of sex-biased migration timing is protandry—the earlier arrival of males at breeding areas. Here we test this concept across the annual cycle of long-distance migratory birds. Using more than 350 migration tracks of small-bodied trans-Saharan migrants, we quantify differences in male and female migration schedules and test for proximate determinants of sex-specific timing. In autumn, males started migration about 2 days earlier, but this difference did not carry over to arrival at the non-breeding sites. In spring, males on average departed from the African non-breeding sites about 3 days earlier and reached breeding sites ca 4 days ahead of females. A cross-species comparison revealed large variation in the level of protandry and protogyny across the annual cycle. While we found tight links between individual timing of departure and arrival within each migration season, only for males the timing of spring migration was linked to the timing of previous autumn migration. In conclusion, our results demonstrate that protandry is not exclusively a reproductive strategy but rather occurs year-round and the two main proximate determinants for the magnitude of sex-biased arrival times in autumn and spring are sex-specific differences in departure timing and migration duration.","author":[{"dropping-particle":"","family":"Briedis","given":"Martins","non-dropping-particle":"","parse-names":false,"suffix":""},{"dropping-particle":"","family":"Bauer","given":"Silke","non-dropping-particle":"","parse-names":false,"suffix":""},{"dropping-particle":"","family":"Adamík","given":"Peter","non-dropping-particle":"","parse-names":false,"suffix":""},{"dropping-particle":"","family":"Alves","given":"José A.","non-dropping-particle":"","parse-names":false,"suffix":""},{"dropping-particle":"","family":"Costa","given":"Joana S.","non-dropping-particle":"","parse-names":false,"suffix":""},{"dropping-particle":"","family":"Emmenegger","given":"Tamara","non-dropping-particle":"","parse-names":false,"suffix":""},{"dropping-particle":"","family":"Gustafsson","given":"Lars","non-dropping-particle":"","parse-names":false,"suffix":""},{"dropping-particle":"","family":"Koleček","given":"Jaroslav","non-dropping-particle":"","parse-names":false,"suffix":""},{"dropping-particle":"","family":"Liechti","given":"Felix","non-dropping-particle":"","parse-names":false,"suffix":""},{"dropping-particle":"","family":"Meier","given":"Christoph M.","non-dropping-particle":"","parse-names":false,"suffix":""},{"dropping-particle":"","family":"Procházka","given":"Petr","non-dropping-particle":"","parse-names":false,"suffix":""},{"dropping-particle":"","family":"Hahn","given":"Steffen","non-dropping-particle":"","parse-names":false,"suffix":""}],"container-title":"Proceedings of the Royal Society B: Biological Sciences","id":"ITEM-2","issue":"1897","issued":{"date-parts":[["2019"]]},"title":"A full annual perspective on sex-biased migration timing in long-distance migratory birds","type":"article-journal","volume":"286"},"uris":["http://www.mendeley.com/documents/?uuid=e583092e-4407-4038-a017-6f7a7bb83c98"]},{"id":"ITEM-3","itemData":{"DOI":"10.1111/ibi.12752","ISSN":"1474919X","abstract":"Across their ranges, different populations of migratory species often use separate routes to migrate between breeding and non-breeding grounds. Recent changes in climate and land-use have led to breeding range expansions in many species but it is unclear whether these populations also establish new migratory routes, non-breeding sites and migration phenology. Thus, we compared the migration patterns of European Bee-eaters Merops apiaster from two established western (n = 5) and eastern (n = 6) breeding populations in Europe, with those from a newly founded northern population (n = 19). We aimed to relate the breeding populations to the two known non-breeding clusters in Africa, and to test for similarities of migration routes and timing between the old and new populations. Western Bee-eaters used the western flyway to destinations in West Africa; the eastern birds uniformly headed south to southern African non-breeding sites, confirming a complete separation in time and space between these long-established populations. The recently founded northern population, however, also used a western corridor, but crossed the Mediterranean further east than the western population and overwintered mainly in a new non-breeding area in southern Congo/northern Angola. The migration routes and the new non-breeding range overlapped only slightly with the western, but not with the eastern, population. In contrast, migration phenology appeared to differ between the western and both the northern and the eastern populations, with tracked birds from the western population migrating 2–4 weeks earlier. The northern population thus shares some spatial traits with western Bee-eaters, but similar phenology only with eastern population. This divergence highlights the adjustments in the timing of migration to local environmental conditions in newly founded populations, and a parallel establishment of new breeding and non-breeding sites.","author":[{"dropping-particle":"","family":"Hahn","given":"Steffen","non-dropping-particle":"","parse-names":false,"suffix":""},{"dropping-particle":"","family":"Alves","given":"José A.","non-dropping-particle":"","parse-names":false,"suffix":""},{"dropping-particle":"","family":"Bedev","given":"Kiril","non-dropping-particle":"","parse-names":false,"suffix":""},{"dropping-particle":"","family":"Costa","given":"Joana S.","non-dropping-particle":"","parse-names":false,"suffix":""},{"dropping-particle":"","family":"Emmenegger","given":"Tamara","non-dropping-particle":"","parse-names":false,"suffix":""},{"dropping-particle":"","family":"Schulze","given":"Martin","non-dropping-particle":"","parse-names":false,"suffix":""},{"dropping-particle":"","family":"Tamm","given":"Peter","non-dropping-particle":"","parse-names":false,"suffix":""},{"dropping-particle":"","family":"Zehtindjiev","given":"Pavel","non-dropping-particle":"","parse-names":false,"suffix":""},{"dropping-particle":"","family":"Dhanjal-Adams","given":"Kiran L.","non-dropping-particle":"","parse-names":false,"suffix":""}],"container-title":"Ibis","id":"ITEM-3","issue":"2","issued":{"date-parts":[["2020"]]},"page":"345-355","title":"Range-wide migration corridors and non-breeding areas of a northward expanding Afro-Palaearctic migrant, the European Bee-eater Merops apiaster","type":"article-journal","volume":"162"},"uris":["http://www.mendeley.com/documents/?uuid=77e19a78-8741-447a-938b-c9327f2dedab"]}],"mendeley":{"formattedCitation":"(e.g. Adamík et al., 2016; Briedis et al., 2019; Hahn et al., 2020)","plainTextFormattedCitation":"(e.g. Adamík et al., 2016; Briedis et al., 2019; Hahn et al., 2020)","previouslyFormattedCitation":"(e.g. Adamík et al., 2016; Briedis et al., 2019; Hahn et al., 2020)"},"properties":{"noteIndex":0},"schema":"https://github.com/citation-style-language/schema/raw/master/csl-citation.json"}</w:instrText>
      </w:r>
      <w:r w:rsidR="4E8BCF1C" w:rsidRPr="00970352">
        <w:fldChar w:fldCharType="separate"/>
      </w:r>
      <w:r w:rsidR="007B68FC" w:rsidRPr="007B68FC">
        <w:rPr>
          <w:noProof/>
        </w:rPr>
        <w:t>(e.g. Adamík et al., 2016; Briedis et al., 2019; Hahn et al., 2020)</w:t>
      </w:r>
      <w:r w:rsidR="4E8BCF1C" w:rsidRPr="00970352">
        <w:fldChar w:fldCharType="end"/>
      </w:r>
      <w:r w:rsidR="002C7377" w:rsidRPr="00970352">
        <w:t xml:space="preserve"> </w:t>
      </w:r>
      <w:r w:rsidR="13974AB2" w:rsidRPr="00970352">
        <w:t>and</w:t>
      </w:r>
      <w:r w:rsidR="0077519B">
        <w:t xml:space="preserve"> </w:t>
      </w:r>
      <w:r w:rsidR="00B7570A">
        <w:t>migratory</w:t>
      </w:r>
      <w:r w:rsidR="13974AB2" w:rsidRPr="00970352">
        <w:t xml:space="preserve"> connectivity</w:t>
      </w:r>
      <w:r w:rsidR="5AC690A8" w:rsidRPr="00970352">
        <w:t xml:space="preserve"> </w:t>
      </w:r>
      <w:r w:rsidR="4E8BCF1C" w:rsidRPr="00970352">
        <w:fldChar w:fldCharType="begin" w:fldLock="1"/>
      </w:r>
      <w:r w:rsidR="008610B4">
        <w:instrText>ADDIN CSL_CITATION {"citationItems":[{"id":"ITEM-1","itemData":{"DOI":"10.1642/auk-17-202.1","ISSN":"0004-8038","abstract":"In 2007, the first miniature light-level geolocators were deployed on small landbirds, revolutionizing the study of migration. In this paper, we review studies that have used geolocators to track small landbirds with the goal of summarizing research themes and identifying remaining important gaps in understanding. We also highlight research and opportunities using 2 recently developed tracking technologies: archival GPS tags and automated radio-telemetry systems. In our review, we found that most (54%) geolocator studies focused on quantifying natural history of migration, such as identifying migration routes, nonbreeding range, and migration timing. Studies of behavioral ecology (20%) uncovered proximate drivers of movements, including en route habitat quality; that migration routes, but not timing, may be flexible in some species; and different age and sex classes show significant differences in migration strategy. Studies of the evolution of migration (9%) have illustrated that migration is a potential barrier to hybridizing species or subspecies, and some work has correlated gene polymorphisms and methylation patterns with migration behavior. Studies of migratory connectivity (11%) have shown that a moderate level of connectivity is common, although variability across and within species exists. Studies of seasonal interactions (7%) have found mixed results: in some cases, carryover effects have been identified; in other cases, carryover effects are buffered during intervening stages of the annual cycle. Archival GPS tags provide unprecedented precision in locations of nonbreeding sites and migration routes, and will continue to improve understanding of migration across large spatial scales. Automated radio-telemetry systems are revolutionizing our knowledge of migratory stopover biology, and have led to discoveries of previously unknown stopover behaviors. Together, these tracking technologies will continue to provide insight into small migratory landbird movements and contribute important information for conservation of this rapidly declining group.","author":[{"dropping-particle":"","family":"McKinnon","given":"Emily A.","non-dropping-particle":"","parse-names":false,"suffix":""},{"dropping-particle":"","family":"Love","given":"Oliver P.","non-dropping-particle":"","parse-names":false,"suffix":""}],"container-title":"The Auk","id":"ITEM-1","issue":"4","issued":{"date-parts":[["2018"]]},"page":"834-856","title":"Ten years tracking the migrations of small landbirds: Lessons learned in the golden age of bio-logging","type":"article-journal","volume":"135"},"uris":["http://www.mendeley.com/documents/?uuid=1049dab2-e18b-4f69-8349-a192488cfe86"]},{"id":"ITEM-2","itemData":{"DOI":"10.1111/ddi.12502","ISBN":"1366-9516","ISSN":"14724642","abstract":"Aim Assessing the extent of large-scale migratory connectivity is crucial for understanding the evolution of migratory systems and effective species conservation. It has been, however, difficult to elucidate the annual whereabouts of migratory populations of small animals across the annual cycle. Here, we use the reed warbler (Acrocephalus scirpaceus) as one of the most frequently ringed passerines in Europe to demonstrate how ring re-encounter and geolocator data can be used to effectively quantify range-wide distribution of different populations. Location Birds were ringed across Europe and re-encountered in Europe, Africa and the Middle East. Methods We employed multistate models which quantify range-wide distribution of different breeding populations while accounting for the spatial and temporal heterogeneity in the re-encounter probabilities and differential age-specific survival during migratory and non-migratory periods. In addition, we integrated geolocator and breeding abundance data as well as human population density to provide a realistic picture of the year-round distribution of the reed warbler, a trans-Saharan migrant. Results Our modelling approach revealed frequent use of the western Mediterranean flyway for the majority of western European populations, but a higher absolute number of reed warblers used the eastern flyway. Further, many populations used different stopover areas during post- and pre-breeding migration, resulting in an anticlockwise loop migration pattern. Main conclusions The integrative modelling framework helped us to depict the range-wide migration pattern more realistically than raw ring re-encounter data would allow.","author":[{"dropping-particle":"","family":"Procházka","given":"Petr","non-dropping-particle":"","parse-names":false,"suffix":""},{"dropping-particle":"","family":"Hahn","given":"Steffen","non-dropping-particle":"","parse-names":false,"suffix":""},{"dropping-particle":"","family":"Rolland","given":"Simon","non-dropping-particle":"","parse-names":false,"suffix":""},{"dropping-particle":"","family":"Jeugd","given":"Henk","non-dropping-particle":"van der","parse-names":false,"suffix":""},{"dropping-particle":"","family":"Csörgő","given":"Tibor","non-dropping-particle":"","parse-names":false,"suffix":""},{"dropping-particle":"","family":"Jiguet","given":"Frédéric","non-dropping-particle":"","parse-names":false,"suffix":""},{"dropping-particle":"","family":"Mokwa","given":"Tomasz","non-dropping-particle":"","parse-names":false,"suffix":""},{"dropping-particle":"","family":"Liechti","given":"Felix","non-dropping-particle":"","parse-names":false,"suffix":""},{"dropping-particle":"","family":"Vangeluwe","given":"Didier","non-dropping-particle":"","parse-names":false,"suffix":""},{"dropping-particle":"","family":"Korner-Nievergelt","given":"Fränzi","non-dropping-particle":"","parse-names":false,"suffix":""}],"container-title":"Diversity and Distributions","id":"ITEM-2","issue":"1","issued":{"date-parts":[["2017"]]},"page":"27-40","title":"Delineating large-scale migratory connectivity of reed warblers using integrated multistate models","type":"article-journal","volume":"23"},"uris":["http://www.mendeley.com/documents/?uuid=3fc736ab-129f-45f9-9f02-542c12b7a7b6"]},{"id":"ITEM-3","itemData":{"DOI":"10.1111/ddi.12345","ISBN":"1472-4642","ISSN":"14724642","abstract":"Aim The extent to which individuals from different breeding populations mix throughout the non-breeding season (i.e. ‘migratory connectivity’) has important consequences for population dynamics and conservation. Given recent declines of long-distance migrant birds, multipopulation tracking studies are crucial in order to assess the strength of migratory connectivity and to identify key sites en route. Here, we present the first large-scale analysis of migration patterns and migratory connectivity in the globally near-threatened European roller Coracias garrulus. Location Breeding area: Europe; passage area: Mediterranean, sub-Saharan Africa, Arabian Peninsula; wintering area: southern Africa. Methods We synthesize new geolocator data with existing geolocator, satellite tag and ring recovery data from eight countries across Europe. We describe routes and stopover sites, analyse the spatial pattern of winter sites with respect to breeding origin and quantify the strength of connectivity between breeding and winter sites. Results We demonstrate the importance of the northern savanna zone as a stopover region and reveal the easterly spring loop (via Arabia) and leapfrog migration of rollers from eastern populations. Whilst there was some overlap between individuals from different populations over winter, their distribution was non-random, with positive correlations between breeding and autumn/winter longitude as well as between pairwise distance matrices of breeding and winter sites. Connectivity was stronger for eastern populations than western ones. Main conclusions The moderate levels of connectivity detected here may increase the resilience of breeding populations to localized habitat loss on the winter quarters. We also highlight the passage regions crucial for the successful conservation of roller populations, including the Sahel/Sudan savanna for all populations, and the Horn of Africa/Arabian Peninsula for north-eastern rollers.","author":[{"dropping-particle":"","family":"Finch","given":"Tom","non-dropping-particle":"","parse-names":false,"suffix":""},{"dropping-particle":"","family":"Saunders","given":"Philip","non-dropping-particle":"","parse-names":false,"suffix":""},{"dropping-particle":"","family":"Avilés","given":"Jesús Miguel","non-dropping-particle":"","parse-names":false,"suffix":""},{"dropping-particle":"","family":"Bermejo","given":"Ana","non-dropping-particle":"","parse-names":false,"suffix":""},{"dropping-particle":"","family":"Catry","given":"Inês","non-dropping-particle":"","parse-names":false,"suffix":""},{"dropping-particle":"","family":"la Puente","given":"Javier","non-dropping-particle":"de","parse-names":false,"suffix":""},{"dropping-particle":"","family":"Emmenegger","given":"Tamara","non-dropping-particle":"","parse-names":false,"suffix":""},{"dropping-particle":"","family":"Mardega","given":"Ieva","non-dropping-particle":"","parse-names":false,"suffix":""},{"dropping-particle":"","family":"Mayet","given":"Patrick","non-dropping-particle":"","parse-names":false,"suffix":""},{"dropping-particle":"","family":"Parejo","given":"Deseada","non-dropping-particle":"","parse-names":false,"suffix":""},{"dropping-particle":"","family":"Račinskis","given":"Edmunds","non-dropping-particle":"","parse-names":false,"suffix":""},{"dropping-particle":"","family":"Rodríguez-Ruiz","given":"Juan","non-dropping-particle":"","parse-names":false,"suffix":""},{"dropping-particle":"","family":"Sackl","given":"Peter","non-dropping-particle":"","parse-names":false,"suffix":""},{"dropping-particle":"","family":"Schwartz","given":"Timothée","non-dropping-particle":"","parse-names":false,"suffix":""},{"dropping-particle":"","family":"Tiefenbach","given":"Michael","non-dropping-particle":"","parse-names":false,"suffix":""},{"dropping-particle":"","family":"Valera","given":"Francisco","non-dropping-particle":"","parse-names":false,"suffix":""},{"dropping-particle":"","family":"Hewson","given":"Chris","non-dropping-particle":"","parse-names":false,"suffix":""},{"dropping-particle":"","family":"Franco","given":"Aldina","non-dropping-particle":"","parse-names":false,"suffix":""},{"dropping-particle":"","family":"Butler","given":"Simon James","non-dropping-particle":"","parse-names":false,"suffix":""}],"container-title":"Diversity and Distributions","id":"ITEM-3","issue":"9","issued":{"date-parts":[["2015"]]},"page":"1051-1062","title":"A pan-European, multipopulation assessment of migratory connectivity in a near-threatened migrant bird","type":"article-journal","volume":"21"},"prefix":"e.g.","uris":["http://www.mendeley.com/documents/?uuid=7303a098-1133-4e59-9e9c-839f83b6392e"]}],"mendeley":{"formattedCitation":"(e.g. Finch et al., 2015; Procházka et al., 2017; McKinnon &amp; Love, 2018)","plainTextFormattedCitation":"(e.g. Finch et al., 2015; Procházka et al., 2017; McKinnon &amp; Love, 2018)","previouslyFormattedCitation":"(e.g. Finch et al., 2015; Procházka et al., 2017; McKinnon &amp; Love, 2018)"},"properties":{"noteIndex":0},"schema":"https://github.com/citation-style-language/schema/raw/master/csl-citation.json"}</w:instrText>
      </w:r>
      <w:r w:rsidR="4E8BCF1C" w:rsidRPr="00970352">
        <w:fldChar w:fldCharType="separate"/>
      </w:r>
      <w:r w:rsidR="0018074C" w:rsidRPr="0018074C">
        <w:rPr>
          <w:noProof/>
        </w:rPr>
        <w:t>(e.g. Finch et al., 2015; Procházka et al., 2017; McKinnon &amp; Love, 2018)</w:t>
      </w:r>
      <w:r w:rsidR="4E8BCF1C" w:rsidRPr="00970352">
        <w:fldChar w:fldCharType="end"/>
      </w:r>
      <w:r w:rsidR="13974AB2" w:rsidRPr="00970352">
        <w:t xml:space="preserve">, </w:t>
      </w:r>
      <w:r w:rsidR="232F48AE" w:rsidRPr="00970352">
        <w:t>among others.</w:t>
      </w:r>
      <w:r w:rsidR="00684D4A" w:rsidRPr="00970352">
        <w:t xml:space="preserve"> </w:t>
      </w:r>
    </w:p>
    <w:p w14:paraId="0D0BA79B" w14:textId="1B99E08B" w:rsidR="00035E17" w:rsidRPr="00970352" w:rsidRDefault="53354BA0" w:rsidP="00B606FC">
      <w:pPr>
        <w:pStyle w:val="Newparagraph"/>
        <w:ind w:firstLine="0"/>
      </w:pPr>
      <w:del w:id="34" w:author="Reto Burri" w:date="2020-12-03T11:03:00Z">
        <w:r w:rsidRPr="00970352" w:rsidDel="00336479">
          <w:delText xml:space="preserve">This technology </w:delText>
        </w:r>
      </w:del>
      <w:proofErr w:type="spellStart"/>
      <w:ins w:id="35" w:author="Reto Burri" w:date="2020-12-03T11:03:00Z">
        <w:r w:rsidR="00336479">
          <w:t>Geolocators</w:t>
        </w:r>
        <w:proofErr w:type="spellEnd"/>
        <w:r w:rsidR="00336479">
          <w:t xml:space="preserve"> </w:t>
        </w:r>
      </w:ins>
      <w:r w:rsidRPr="00970352">
        <w:t>bear</w:t>
      </w:r>
      <w:del w:id="36" w:author="Reto Burri" w:date="2020-12-03T11:03:00Z">
        <w:r w:rsidRPr="00970352" w:rsidDel="00336479">
          <w:delText>s</w:delText>
        </w:r>
      </w:del>
      <w:r w:rsidRPr="00970352">
        <w:t xml:space="preserve"> strong potential to uncover </w:t>
      </w:r>
      <w:del w:id="37" w:author="Reto Burri" w:date="2020-12-03T11:04:00Z">
        <w:r w:rsidRPr="00970352" w:rsidDel="00336479">
          <w:delText xml:space="preserve">some </w:delText>
        </w:r>
      </w:del>
      <w:r w:rsidRPr="00970352">
        <w:t>long-distance Afro-tropical migrat</w:t>
      </w:r>
      <w:r w:rsidR="3DCF84F9" w:rsidRPr="00970352">
        <w:t>ion</w:t>
      </w:r>
      <w:r w:rsidRPr="00970352">
        <w:t xml:space="preserve"> patterns</w:t>
      </w:r>
      <w:r w:rsidR="569270BF" w:rsidRPr="00970352">
        <w:t xml:space="preserve">, many of which </w:t>
      </w:r>
      <w:del w:id="38" w:author="Reto Burri" w:date="2020-12-03T11:04:00Z">
        <w:r w:rsidR="569270BF" w:rsidRPr="00970352" w:rsidDel="00336479">
          <w:delText xml:space="preserve">are </w:delText>
        </w:r>
      </w:del>
      <w:ins w:id="39" w:author="Reto Burri" w:date="2020-12-03T11:04:00Z">
        <w:r w:rsidR="00336479">
          <w:t>remain</w:t>
        </w:r>
        <w:r w:rsidR="00336479" w:rsidRPr="00970352">
          <w:t xml:space="preserve"> </w:t>
        </w:r>
      </w:ins>
      <w:r w:rsidR="569270BF" w:rsidRPr="00970352">
        <w:t xml:space="preserve">still largely unknown </w:t>
      </w:r>
      <w:del w:id="40" w:author="Reto Burri" w:date="2020-12-03T11:04:00Z">
        <w:r w:rsidR="569270BF" w:rsidRPr="00970352" w:rsidDel="00336479">
          <w:delText>to date</w:delText>
        </w:r>
      </w:del>
      <w:r w:rsidR="00C724A0" w:rsidRPr="00970352">
        <w:t xml:space="preserve"> </w:t>
      </w:r>
      <w:r w:rsidRPr="00970352">
        <w:fldChar w:fldCharType="begin" w:fldLock="1"/>
      </w:r>
      <w:r w:rsidR="00667902">
        <w:instrText>ADDIN CSL_CITATION {"citationItems":[{"id":"ITEM-1","itemData":{"DOI":"10.1080/00306525.2000.9639915","ISSN":"0030-6525","abstract":"Access to reliable population data is crucial for effective conservation and management of birds. So far, relatively little attention has been paid to assessing and monitoring bird populations in Africa. This is beginning to change. Regional meetings, for example in East Africa, are discussing and defining standard methodologies, and making technical information more widely available. Researchers are using these methods to access the populations of threatened species, or those of economic value. Projects involving long-term monitoring, particularly of waterbirds, are beginning to yield results that are useful for management. Some challenges that remain include: securing institutional and financial support for long-term monitoring work; integrating monitoring efforts (especially of migratory species) across borders; understanding the ecological significance of population trends; finding robust and reliable methods to census economically important species, such as game-birds; and making accurate global assessments of the populations of threatened species. © 2000, Taylor &amp; Francis Group, LLC. All rights reserved.","author":[{"dropping-particle":"","family":"Bennun","given":"Leon","non-dropping-particle":"","parse-names":false,"suffix":""}],"container-title":"Ostrich","id":"ITEM-1","issue":"1-2","issued":{"date-parts":[["2000","1","19"]]},"page":"214-215","title":"Assessing and monitoring bird populations in Africa: an overview","type":"article-journal","volume":"71"},"uris":["http://www.mendeley.com/documents/?uuid=7235adb7-fc13-4946-8825-7b2ba0a690e7"]},{"id":"ITEM-2","itemData":{"DOI":"10.1080/00306525.1982.9634723","ISSN":"1727947X","abstract":"Many species breed in southern Africa, some as far south as the Cape Province, but winter north toward the equator or even crossing it. The breeding seasonMaybe in the hot pre-rains, the rains, or both. In general, those in the first and third categories are absent only in the coldest months, but the presence of those in the second is largely tied to the rains. Some other species migrate to higher latitudes to moult, not to breed, spending the rains in what are generally drier regions. Most such examples are ground-feeding birds of open grasslands. It is possible that the same populations of certain species breed twice in the year: in moist lower latitudes in the dry season, in drier higher latitudes in the rains. There are doubtless instances of migration still undetected. Investigation is needed as to why some species are migratory on one side of the equator, but not the other. Intrafamilial or intergeneric comparisons could also be rewarding. © 1982 Taylor and Francis Group, LLC.","author":[{"dropping-particle":"","family":"Benson","given":"C. W.","non-dropping-particle":"","parse-names":false,"suffix":""}],"container-title":"Ostrich","id":"ITEM-2","issue":"1","issued":{"date-parts":[["1982","3","13"]]},"page":"31-49","title":"Migrants in the Afrotropical Region South of the Equator","type":"article-journal","volume":"53"},"prefix":"e.g.","uris":["http://www.mendeley.com/documents/?uuid=4bef4673-a0d7-40d5-8f69-2ff20cab412f"]},{"id":"ITEM-3","itemData":{"DOI":"10.1111/gcb.12857","ISSN":"13652486","PMID":"25640890","abstract":"Current knowledge of phenological shifts in Palearctic bird migration is largely based on data collected on migrants at their breeding grounds; little is known about the phenology of these birds at their nonbreeding grounds, and even less about that of intra-African migrants. Because climate change patterns are not uniform across the globe, we can expect regional disparities in bird phenological responses. It is also likely that they vary across species, as species show differences in the strength of affinities they have with particular habitats and environments. Here, we examine the arrival and departure of nine Palearctic and seven intra-African migratory species in the central Highveld of South Africa, where the former spend their nonbreeding season and the latter their breeding season. Using novel analytical methods based on bird atlas data, we show phenological shifts in migration of five species - red-backed shrike, spotted flycatcher, common sandpiper, white-winged tern (Palearctic migrants), and diederik cuckoo (intra-African migrant) - between two atlas periods: 1987-1991 and 2007-2012. During this time period, Palearctic migrants advanced their departure from their South African nonbreeding grounds. This trend was mainly driven by waterbirds. No consistent changes were observed for intra-African migrants. Our results suggest that the most consistent drivers of migration phenological shifts act in the northern hemisphere, probably at the breeding grounds.","author":[{"dropping-particle":"","family":"Bussière","given":"Elsa M.S.","non-dropping-particle":"","parse-names":false,"suffix":""},{"dropping-particle":"","family":"Underhill","given":"Les G.","non-dropping-particle":"","parse-names":false,"suffix":""},{"dropping-particle":"","family":"Altwegg","given":"Res","non-dropping-particle":"","parse-names":false,"suffix":""}],"container-title":"Global Change Biology","id":"ITEM-3","issue":"6","issued":{"date-parts":[["2015"]]},"page":"2179-2190","title":"Patterns of bird migration phenology in South Africa suggest northern hemisphere climate as the most consistent driver of change","type":"article-journal","volume":"21"},"uris":["http://www.mendeley.com/documents/?uuid=ae013c82-b8ea-4bbb-bede-e10195574f42"]},{"id":"ITEM-4","itemData":{"DOI":"10.1007/s10336-015-1259-5","ISSN":"2193-7192","abstract":"Avian migration has been shown to be a life history strategy for surviving environmental resource variability, but it requires increased body reserves for long distance flight. Fat reserves make excellent energy stores for barrier crossing, whereas proteins generate less energy for the same mass of fat but provide water during breakdown which may become especially useful when birds become water stressed. Intra-African migrants are probably unlikely to have to cross barriers equivalent to the Sahara and the Mediterranean and so may have different patterns of mass reserves reflecting the utility of metabolizing fat versus protein in hot, tropical environments. We examined differences in proportions of body mass gain, pectoral muscle score and fat score between intra African migrants, Palearctic migrants and resident African species. We tested whether intra-African migrants show a distinct seasonal peak in mass gain corresponding to expected peak migration period in a manner similar to Palearctic migrants, but maintain larger muscle tissues, because Palearctic migrants are more constrained by a need to heavily up regulate fat in addition to fat free reserves before migration due to the energy requirements of crossing the barrier of the Sahara. We found that intra-African migrants had a peak seasonal mass gain similar to Palearctics whereas African residents did not, and that Palearctics increased fat reserves with pectoral muscle reserves, so that they had much higher fat scores for any given level of pectoral muscle compared to intra-African migrants or resident species. Our results suggest that barrier crossing leads to a distinct increase in fat reserves rather than migration per se, and suggests that intra-African migrants are more similar in their reserve management to African residents. Mass gain devoid of visible fat accumulation in intra-African migrants may therefore suggest absence of barriers during migration.","author":[{"dropping-particle":"","family":"Nwaogu","given":"Chima Josiah","non-dropping-particle":"","parse-names":false,"suffix":""},{"dropping-particle":"","family":"Cresswell","given":"Will","non-dropping-particle":"","parse-names":false,"suffix":""}],"container-title":"Journal of Ornithology","id":"ITEM-4","issue":"1","issued":{"date-parts":[["2016","1","14"]]},"page":"125-135","publisher":"Springer Berlin Heidelberg","title":"Body reserves in intra-African migrants","type":"article-journal","volume":"157"},"uris":["http://www.mendeley.com/documents/?uuid=825a7dd2-54c7-41ca-87e7-44593b89deaa"]},{"id":"ITEM-5","itemData":{"DOI":"10.1111/j.1474-919X.2011.01150.x","ISSN":"00191019","abstract":"Birds in the northern hemisphere usually increase mass reserves in response to seasonal low temperatures and shorter day length that increase foraging unpredictability and so starvation risk. In the lowland tropics, relatively low temperatures and short day lengths are absent and so the risk of starvation may be reduced, leading to much smaller seasonal effects on mass. Nevertheless, other factors such as high temperatures and water and food availability may vary greatly between tropical wet and dry seasons, leading to variable starvation risk and seasonal mass effects. Using data collected from 47 species of birds caught over a 10-year period in a tropical savannah region in West Africa we tested for seasonal variation in mass in response to a predictable, strongly seasonal tropical climate. Many species (91%) showed seasonal variation in mass, and this was often in a clear annual pattern that was constant across the years. Many species (89%) varied their mass in response to seasonally predictable rainfall. Annual variation in mass was also important (45% of species). Relatively few species (13%) had a seasonal pattern of mass variation that varied between years. Feeding guild or migratory status was not found to affect seasonal or annual mass variation. Seasonal mass change was on average 8.1% across the 21 species with a very large sample size and was comparable with both northern and southern temperate species. Our study showed that biologically significant consistent seasonal mass variation is common in tropical savannah bird species, and this is most likely in response to changing resource availability brought about by seasonal rainfall and the interrupted foraging response due to the constraints of breeding. © 2011 The Authors. Ibis © 2011 British Ornithologists' Union.","author":[{"dropping-particle":"","family":"Cox","given":"Daniel","non-dropping-particle":"","parse-names":false,"suffix":""},{"dropping-particle":"","family":"Brandt","given":"Miriam","non-dropping-particle":"","parse-names":false,"suffix":""},{"dropping-particle":"","family":"Mcgregor","given":"Ross","non-dropping-particle":"","parse-names":false,"suffix":""},{"dropping-particle":"","family":"Ottosson","given":"Ulf","non-dropping-particle":"","parse-names":false,"suffix":""},{"dropping-particle":"","family":"Steve</w:instrText>
      </w:r>
      <w:r w:rsidR="00667902" w:rsidRPr="00484736">
        <w:rPr>
          <w:lang w:val="fr-CH"/>
        </w:rPr>
        <w:instrText>ns","given":"Mathew","non-dropping-particle":"","parse-names":false,"suffix":""},{"dropping-particle":"","family":"Cresswell","given":"Will","non-dropping-particle":"","parse-names":false,"suffix":""}],"container-title":"Ibis","id":"ITEM-5","issue":"4","issued":{"date-parts":[["2011","10"]]},"page":"672-683","title":"Patterns of seasonal and yearly mass variation in West African tropical savannah birds","type":"article-journal","volume":"153"},"uris":["http://www.mendeley.com/documents/?uuid=488fb958-6d46-411a-84b9-66db6478d9ec"]},{"id":"ITEM-6","itemData":{"author":[{"dropping-particle":"","family":"Osinubi","given":"Samuel Temidayo","non-dropping-particle":"","parse-names":false,"suffix":""}],"id":"ITEM-6","issued":{"date-parts":[["2018"]]},"title":"Intra-African Bird Migration Project : ecology and conservation","type":"report"},"uris":["http://www.mendeley.com/documents/?uuid=eda8d876-b2a5-4f54-831d-aabf11e2ea4d"]}],"mendeley":{"formattedCitation":"(e.g. Benson, 1982; Bennun, 2000; Cox et al., 2011; Bussière et al., 2015; Nwaogu &amp; Cresswell, 2016; Osinubi, 2018)","plainTextFormattedCitation":"(e.g. Benson, 1982; Bennun, 2000; Cox et al., 2011; Bussière et al., 2015; Nwaogu &amp; Cresswell, 2016; Osinubi, 2018)","previouslyFormattedCitation":"(e.g. Benson, 1982; Bennun, 2000; Cox et al., 2011; Bussière et al., 2015; Nwaogu &amp; Cresswell, 2016; Osinubi, 2018)"},"properties":{"noteIndex":0},"schema":"https://github.com/citation-style-language/schema/raw/master/csl-citation.json"}</w:instrText>
      </w:r>
      <w:r w:rsidRPr="00970352">
        <w:fldChar w:fldCharType="separate"/>
      </w:r>
      <w:r w:rsidR="00667902" w:rsidRPr="00484736">
        <w:rPr>
          <w:noProof/>
          <w:lang w:val="fr-CH"/>
        </w:rPr>
        <w:t>(e.g. Benson, 1982; Bennun, 2000; Cox et al., 2011; Bussière et al., 2015; Nwaogu &amp; Cresswell, 2016; Osinubi, 2018)</w:t>
      </w:r>
      <w:r w:rsidRPr="00970352">
        <w:fldChar w:fldCharType="end"/>
      </w:r>
      <w:r w:rsidR="569270BF" w:rsidRPr="00484736">
        <w:rPr>
          <w:lang w:val="fr-CH"/>
        </w:rPr>
        <w:t xml:space="preserve">. </w:t>
      </w:r>
      <w:r w:rsidR="569270BF" w:rsidRPr="00970352">
        <w:t>As habitat destruction and climate change accelerate</w:t>
      </w:r>
      <w:r w:rsidR="678BA547" w:rsidRPr="00970352">
        <w:t xml:space="preserve"> and adversely affect migrant birds</w:t>
      </w:r>
      <w:r w:rsidR="569270BF" w:rsidRPr="00970352">
        <w:t xml:space="preserve">, it is </w:t>
      </w:r>
      <w:r w:rsidR="734E891A" w:rsidRPr="00970352">
        <w:t xml:space="preserve">becoming </w:t>
      </w:r>
      <w:r w:rsidR="569270BF" w:rsidRPr="00970352">
        <w:t>urgent to better understand these patterns</w:t>
      </w:r>
      <w:r w:rsidR="702B6F84" w:rsidRPr="00970352">
        <w:t xml:space="preserve"> </w:t>
      </w:r>
      <w:commentRangeStart w:id="41"/>
      <w:r w:rsidR="702B6F84" w:rsidRPr="00970352">
        <w:t xml:space="preserve">in order </w:t>
      </w:r>
      <w:commentRangeEnd w:id="41"/>
      <w:r w:rsidR="00336479">
        <w:rPr>
          <w:rStyle w:val="Kommentarzeichen"/>
        </w:rPr>
        <w:commentReference w:id="41"/>
      </w:r>
      <w:r w:rsidR="702B6F84" w:rsidRPr="00970352">
        <w:t>to effectively protect these migra</w:t>
      </w:r>
      <w:r w:rsidR="14F8265D" w:rsidRPr="00970352">
        <w:t>tory bird populations</w:t>
      </w:r>
      <w:r w:rsidR="00C724A0" w:rsidRPr="00970352">
        <w:t xml:space="preserve"> </w:t>
      </w:r>
      <w:r w:rsidRPr="00970352">
        <w:fldChar w:fldCharType="begin" w:fldLock="1"/>
      </w:r>
      <w:r w:rsidR="005F269C">
        <w:instrText>ADDIN CSL_CITATION {"citationItems":[{"id":"ITEM-1","itemData":{"DOI":"10.1111/ibi.12118","ISSN":"00191019","author":[{"dropping-particle":"","family":"Vickery","given":"Juliet A.","non-dropping-particle":"","parse-names":false,"suffix":""},{"dropping-particle":"","family":"Ewing","given":"Steven R.","non-dropping-particle":"","parse-names":false,"suffix":""},{"dropping-particle":"","family":"Smith","given":"Ken W.","non-dropping-particle":"","parse-names":false,"suffix":""},{"dropping-particle":"","family":"Pain","given":"Deborah J.","non-dropping-particle":"","parse-names":false,"suffix":""},{"dropping-particle":"","family":"Bairlein","given":"Franz","non-dropping-particle":"","parse-names":false,"suffix":""},{"dropping-particle":"","family":"Škorpilová","given":"Jana","non-dropping-particle":"","parse-names":false,"suffix":""},{"dropping-particle":"","family":"Gregory","given":"Richard D.","non-dropping-particle":"","parse-names":false,"suffix":""}],"container-title":"Ibis","editor":[{"dropping-particle":"","family":"Fox","given":"Tony","non-dropping-particle":"","parse-names":false,"suffix":""}],"id":"ITEM-1","issue":"1","issued":{"date-parts":[["2014","1"]]},"page":"1-22","title":"The decline of Afro-Palaearctic migrants and an assessment of potential causes","type":"article-journal","volume":"156"},"uris":["http://www.mendeley.com/documents/?uuid=8049f9cb-d79b-4213-8374-caee4ad6add8"]},{"id":"ITEM-2","itemData":{"DOI":"10.2989/00306520409485458","ISSN":"1727947X","abstract":"Global climate warming, now conclusively linked to anthropogenically-increased CO2 levels in the earth’s atmosphere, has already had impacts on the earth’s biodiversity and is predicted to threaten more than 1 million species with extinction by 2050. Climate change in southern Africa is expected to involve higher temperatures and lower rainfall, with less predictability and a greater frequency of severe storms, fires and El Niño events. The predicted changes to birds in Africa — the continent most at risk from climate change — have hardly been explored, yet birds and many other vertebrates face uncertain futures. Here, in one of the first focused analyses of the correlates of climate change vulnerability in southern African birds, we offer a wide-ranging perspective on which species may be most at risk, and explore which traits may influence the adaptability or extinction risk of bird species. Our review suggests that small nomadic species with short generation times may be least at risk. While larger-bodied species may be physiologically buffered against environmental change, their longer generation times may make them less able to adapt evolutionarily to climate change. Migrant species, and those with specialised feeding niches such as pollinators, are also predicted to be at risk of population declines, based on low ability to adapt to new environments when introduced there as aliens. Species with small ranges (&lt;50 000km) restricted to the two southern African biodiversity hotspots most at risk from climate change — the Cape Floral Kingdom and the Succulent Karoo — are ranked according to low, medium or high risk of extinction. Those restricted to mountain slopes, mountain tops or islands, and those occurring mainly at the southern or western extremes of these biomes, are ranked as highest risk. These include endemic sunbirds, warblers and rock-jumpers — none of which are currently recognised Red Data species. Using climate envelopes we modelled the possible range shifts by 2050 of three pairs of species found in habitats considered to be at risk: fynbos, mountain and arid Karoo. All six species lost substantial portions of their range (x = 40%), with the montane Drakensberg Rock-jumper Chaetops aurantius losing most (69%). Significant reductions of available climate space in all species may interact with life history characteristics to threaten many southern African bird species unable to shift geographic range or adapt to novel resource conditions.…","author":[{"dropping-particle":"","family":"Simmons","given":"Robert E.","non-dropping-particle":"","parse-names":false,"suffix":""},{"dropping-particle":"","family":"Barnard","given":"Phoebe","non-dropping-particle":"","parse-names":false,"suffix":""},{"dropping-particle":"","family":"Dean","given":"W. R.J.","non-dropping-particle":"","parse-names":false,"suffix":""},{"dropping-particle":"","family":"Midgley","given":"Guy F.","non-dropping-particle":"","parse-names":false,"suffix":""},{"dropping-particle":"","family":"Thuiller","given":"Wilfried","non-dropping-particle":"","parse-names":false,"suffix":""},{"dropping-particle":"","family":"Hughes","given":"Greg","non-dropping-particle":"","parse-names":false,"suffix":""}],"container-title":"Ostrich","id":"ITEM-2","issue":"4","issued":{"date-parts":[["2004"]]},"page":"295-308","title":"Climate change and birds: Perspectives and prospects from southern Africa","type":"article-journal","volume":"75"},"prefix":"e.g.","uris":["http://www.mendeley.com/documents/?uuid=ef350eeb-809c-4298-9fe9-a4ad1b0bcc80"]},{"id":"ITEM-3","itemData":{"DOI":"10.1016/j.biocon.2011.10.019","ISSN":"00063207","abstract":"Birds are among the most widely studied organisms on earth and represent an important indicator group for learning about the effects of climate change - particularly in regard to the effects of climate change on tropical ecosystems. In this review, we assess the potential impacts of climate change on tropical birds and discuss the factors that affect species' ability to adapt and survive the impending alterations in habitat availability. Tropical mountain birds, species without access to higher elevations, coastal forest birds, and restricted-range species are especially vulnerable. Some birds may be especially susceptible to increased rainfall seasonality and to extreme weather events, such as heat waves, cold spells, and tropical cyclones. Birds that experience limited temperature variation and have low basal metabolic rates will be the most prone to the physiological effects of warming temperatures and heat waves. Mostly unknown species' interactions, indirect effects, and synergies of climate change with other threats, such as habitat loss, emerging diseases, invasive species, and hunting will exacerbate the effects of climate change on tropical birds. In some models habitat loss can increase bird extinctions caused by climate change by 50%. 3.5. °C surface warming by the year 2100 may result in 600-900 extinctions of land bird species, 89% of which occur in the tropics. Depending on the amount of future habitat loss, each degree of surface warming could lead to approximately 100-500 additional bird extinctions. Protected areas will be more important than ever, but they need to be designed with climate change in mind. Although 92% of currently protected areas are likely to become climatically unsuitable in a century, for example only 7 or 8 priority species' preferred climatic envelopes are projected to be entirely lost from the African Important Bird Area network. Networks of protected areas need to incorporate extensive topographical diversity, cover wide elevational ranges, have high connectivity, and integrate human-dominated landscapes into conservation schemes. Most tropical bird species vulnerable to climate change are not currently considered threatened with extinction, often due to lack of knowledge; systematically and regularly gathering information on the ecology, and current and future distributions of these species is an urgent priority. Locally based, long-term tropical bird monitoring and conservation programs based on adaptive manage…","author":[{"dropping-particle":"","family":"Şekercioĝlu","given":"çaĝan H.","non-dropping-particle":"","parse-names":false,"suffix":""},{"dropping-particle":"","family":"Primack","given":"Richard B.","non-dropping-particle":"","parse-names":false,"suffix":""},{"dropping-particle":"","family":"Wormworth","given":"Janice","non-dropping-particle":"","parse-names":false,"suffix":""}],"container-title":"Biological Conservation","id":"ITEM-3","issue":"1","issued":{"date-parts":[["2012"]]},"page":"1-18","title":"The effects of climate change on tropical birds","type":"article-journal","volume":"148"},"uris":["http://www.mendeley.com/documents/?uuid=beaeff6d-c39e-4f97-bcd5-1d95706cd795"]},{"id":"ITEM-4","itemData":{"DOI":"10.1111/j.1365-2656.2010.01739.x","ISSN":"00218790","PMID":"20707825","abstract":"Partial migration, in which only some individuals of a species migrate, might be central to the evolution of migratory behaviour and is likely to represent an evolutionary transition between sedentariness and complete migration. In one of the few detailed, individual-based migration studies of tropical birds, Jahn et al. study the partial migration system of a South American bird species for the first time. Food limitation f</w:instrText>
      </w:r>
      <w:r w:rsidR="005F269C" w:rsidRPr="005F269C">
        <w:rPr>
          <w:lang w:val="fr-CH"/>
        </w:rPr>
        <w:instrText>orces the large adult males and small, young females to migrate, contrary to the expectations of the body size and dominance hypotheses. This study confirms the importance of food variability as the primary driver of migratory behaviour. There is urgent need for similar studies on the movement ecology of understudied tropical bird species, whose diversity of migratory behaviour can shed light on the evolution of bird migration. © 2010 The Author. Journal compilation © 2010 British Ecological Society.","author":[{"dropping-particle":"","family":"Sekercioglu","given":"Cagan H.","non-dropping-particle":"","parse-names":false,"suffix":""}],"container-title":"Journal of Animal Ecology","id":"ITEM-4","issue":"5","issued":{"date-parts":[["2010","5","18"]]},"page":"933-936","title":"IN FOCUS: Partial migration in tropical birds: the frontier of movement ecology","type":"article-journal","volume":"79"},"uris":["http://www.mendeley.com/documents/?uuid=d8f025c7-0372-4c10-a9a6-08ca06973709"]}],"mendeley":{"formattedCitation":"(e.g. Simmons et al., 2004; Sekercioglu, 2010; Şekercioĝlu et al., 2012; Vickery et al., 2014)","plainTextFormattedCitation":"(e.g. Simmons et al., 2004; Sekercioglu, 2010; Şekercioĝlu et al., 2012; Vickery et al., 2014)","previouslyFormattedCitation":"(e.g. Simmons et al., 2004; Sekercioglu, 2010; Şekercioĝlu et al., 2012; Vickery et al., 2014)"},"properties":{"noteIndex":0},"schema":"https://github.com/citation-style-language/schema/raw/master/csl-citation.json"}</w:instrText>
      </w:r>
      <w:r w:rsidRPr="00970352">
        <w:fldChar w:fldCharType="separate"/>
      </w:r>
      <w:r w:rsidR="00667902" w:rsidRPr="00667902">
        <w:rPr>
          <w:noProof/>
          <w:lang w:val="fr-FR"/>
        </w:rPr>
        <w:t>(e.g. Simmons et al., 2004; Sekercioglu, 2010; Şekercioĝlu et al., 2012; Vickery et al., 2014)</w:t>
      </w:r>
      <w:r w:rsidRPr="00970352">
        <w:fldChar w:fldCharType="end"/>
      </w:r>
      <w:r w:rsidR="702B6F84" w:rsidRPr="00B606FC">
        <w:rPr>
          <w:lang w:val="fr-FR"/>
        </w:rPr>
        <w:t xml:space="preserve">. </w:t>
      </w:r>
      <w:r w:rsidR="702B6F84" w:rsidRPr="00970352">
        <w:t xml:space="preserve">Geolocators </w:t>
      </w:r>
      <w:r w:rsidR="2B93BBE9" w:rsidRPr="00970352">
        <w:t xml:space="preserve">are instrumental in helping </w:t>
      </w:r>
      <w:r w:rsidR="0B7ACACC" w:rsidRPr="00970352">
        <w:t xml:space="preserve">us gain this </w:t>
      </w:r>
      <w:r w:rsidR="00970352" w:rsidRPr="00970352">
        <w:t>fine scale</w:t>
      </w:r>
      <w:r w:rsidR="0B7ACACC" w:rsidRPr="00970352">
        <w:t xml:space="preserve"> understanding of migration routes, timing, triggers and variability, as well as identif</w:t>
      </w:r>
      <w:r w:rsidR="7D6764F6" w:rsidRPr="00970352">
        <w:t xml:space="preserve">ying </w:t>
      </w:r>
      <w:r w:rsidR="0B7ACACC" w:rsidRPr="00970352">
        <w:t>breeding, wintering and stopover sites</w:t>
      </w:r>
      <w:r w:rsidR="28853C66" w:rsidRPr="00970352">
        <w:t xml:space="preserve"> to protect. </w:t>
      </w:r>
      <w:commentRangeStart w:id="42"/>
      <w:r w:rsidR="0098214A">
        <w:t>They are particularly well-suited to the African research context, as their low price allows them to be deployed broadly in generally under-financed regions.</w:t>
      </w:r>
      <w:commentRangeEnd w:id="42"/>
      <w:r w:rsidR="00336479">
        <w:rPr>
          <w:rStyle w:val="Kommentarzeichen"/>
        </w:rPr>
        <w:commentReference w:id="42"/>
      </w:r>
    </w:p>
    <w:p w14:paraId="2993B2FF" w14:textId="7A7F9D5F" w:rsidR="00F24C0C" w:rsidRPr="00484736" w:rsidRDefault="28853C66" w:rsidP="00B606FC">
      <w:pPr>
        <w:rPr>
          <w:lang w:val="fr-CH"/>
        </w:rPr>
      </w:pPr>
      <w:r>
        <w:t xml:space="preserve">However, geolocators are not without </w:t>
      </w:r>
      <w:r w:rsidR="03F9A125">
        <w:t>drawbacks</w:t>
      </w:r>
      <w:r>
        <w:t xml:space="preserve">. </w:t>
      </w:r>
      <w:del w:id="43" w:author="Reto Burri" w:date="2020-12-04T10:35:00Z">
        <w:r w:rsidDel="003D36A3">
          <w:delText>Indeed,</w:delText>
        </w:r>
        <w:r w:rsidR="5009449D" w:rsidDel="003D36A3">
          <w:delText xml:space="preserve"> t</w:delText>
        </w:r>
      </w:del>
      <w:ins w:id="44" w:author="Reto Burri" w:date="2020-12-04T10:35:00Z">
        <w:r w:rsidR="003D36A3">
          <w:t>T</w:t>
        </w:r>
      </w:ins>
      <w:r w:rsidR="5009449D">
        <w:t>he tags must be retrieved to recover data,</w:t>
      </w:r>
      <w:r w:rsidR="00935789">
        <w:t xml:space="preserve"> </w:t>
      </w:r>
      <w:r w:rsidR="00133A09">
        <w:t>harness</w:t>
      </w:r>
      <w:r w:rsidR="10AE06A2">
        <w:t>es</w:t>
      </w:r>
      <w:r w:rsidR="00133A09">
        <w:t xml:space="preserve"> can fail, </w:t>
      </w:r>
      <w:r w:rsidR="11375B6E">
        <w:t xml:space="preserve">bird </w:t>
      </w:r>
      <w:r w:rsidR="00935789">
        <w:t xml:space="preserve">survival </w:t>
      </w:r>
      <w:r w:rsidR="00AB223D">
        <w:t xml:space="preserve">might be </w:t>
      </w:r>
      <w:r w:rsidR="00133A09">
        <w:t>impacted</w:t>
      </w:r>
      <w:r w:rsidR="00AB223D">
        <w:t>,</w:t>
      </w:r>
      <w:r w:rsidR="5009449D">
        <w:t xml:space="preserve"> </w:t>
      </w:r>
      <w:r w:rsidR="00133A09">
        <w:t xml:space="preserve">latitudinal precision </w:t>
      </w:r>
      <w:r w:rsidR="00812F65">
        <w:t xml:space="preserve">can be relatively poor, and </w:t>
      </w:r>
      <w:del w:id="45" w:author="Reto Burri" w:date="2020-12-04T10:35:00Z">
        <w:r w:rsidR="4A5589C9" w:rsidDel="003D36A3">
          <w:delText xml:space="preserve">finally </w:delText>
        </w:r>
      </w:del>
      <w:ins w:id="46" w:author="Reto Burri" w:date="2020-12-04T10:35:00Z">
        <w:r w:rsidR="003D36A3">
          <w:t xml:space="preserve">the data </w:t>
        </w:r>
      </w:ins>
      <w:r w:rsidR="5009449D">
        <w:t xml:space="preserve">analysis </w:t>
      </w:r>
      <w:r w:rsidR="007A46C1">
        <w:t>can be difficult and</w:t>
      </w:r>
      <w:r w:rsidR="5009449D">
        <w:t xml:space="preserve"> prone to errors</w:t>
      </w:r>
      <w:r w:rsidR="709BD27C">
        <w:t>.</w:t>
      </w:r>
      <w:r w:rsidR="198727E5">
        <w:t xml:space="preserve"> </w:t>
      </w:r>
      <w:r w:rsidR="00EE6496">
        <w:t>With the increasing number of studies</w:t>
      </w:r>
      <w:r w:rsidR="776B2F1B">
        <w:t xml:space="preserve"> using geolocators</w:t>
      </w:r>
      <w:r w:rsidR="00EE6496">
        <w:t>, t</w:t>
      </w:r>
      <w:r w:rsidR="00683A8C">
        <w:t xml:space="preserve">hese challenges have been partially addressed. </w:t>
      </w:r>
      <w:r w:rsidR="3B08E534">
        <w:t>Increased e</w:t>
      </w:r>
      <w:r w:rsidR="000B5F2D">
        <w:t>xperience</w:t>
      </w:r>
      <w:r w:rsidR="1AE8DCF1">
        <w:t xml:space="preserve"> with this technology has helped</w:t>
      </w:r>
      <w:r w:rsidR="00812F65">
        <w:t xml:space="preserve"> improve </w:t>
      </w:r>
      <w:r w:rsidR="00A97928">
        <w:t>survival</w:t>
      </w:r>
      <w:r w:rsidR="4FF1AA17">
        <w:t xml:space="preserve"> rates</w:t>
      </w:r>
      <w:r w:rsidR="00E46F99">
        <w:t xml:space="preserve"> through minimum</w:t>
      </w:r>
      <w:r w:rsidR="00AC52D9">
        <w:t xml:space="preserve"> relative load</w:t>
      </w:r>
      <w:r w:rsidR="00086551">
        <w:t xml:space="preserve"> and non-elastic</w:t>
      </w:r>
      <w:r w:rsidR="00A97928">
        <w:t xml:space="preserve"> </w:t>
      </w:r>
      <w:r w:rsidR="00812F65">
        <w:t>harness technology</w:t>
      </w:r>
      <w:r w:rsidR="005B0A7A">
        <w:t xml:space="preserve"> </w:t>
      </w:r>
      <w:r>
        <w:fldChar w:fldCharType="begin" w:fldLock="1"/>
      </w:r>
      <w:r w:rsidR="005F269C">
        <w:instrText>ADDIN CSL_CITATION {"citationItems":[{"id":"ITEM-1","itemData":{"DOI":"10.1650/condor-14-182.1","ISSN":"0010-5422","abstract":"Radio-transmitters and light-level geolocators are currently small enough for use on songbirds weighing ,15 g. Various methods are used to attach these markers to larger songbirds, but with small birds it becomes especially important to minimize marker mass and bird handling time. Here, we offer modifications to harness materials and marker preparation for transmitters and geolocators, and we describe deployment methods that can be safely completed in 20-60 s per bird. We describe a 0.5-mm elastic sewing thread harness for radio-transmitters that allows nestlings, fledglings, and adults to be marked with the same harness size and reliably falls off to avoid poststudy effects. We also describe a 0.5- mm jewelry cord harness for geolocators that provides a firm fit for .1 yr. Neither harness type requires plastic or metal tubes, rings, or other attachment fixtures on the marker, nor do they require crimping beads, epoxy, scissors, or tying knots while handling birds. Both harnesses add 0.03 g to the mass of markers for small wood-warblers (Parulidae). This minimal additional mass is offset by trimming transmitter antennas or geolocator connection nodes, resulting in no net mass gain for transmitters and 0.02 g added for geolocators compared with conventional harness methods that add .0.40 g. We and others have used this transmitter attachment method with several small songbird species, with no effects on adult and fledgling behavior and survival. We have used this geolocator attachment method on 9-g woodwarblers with no effects on return rates, return dates, territory fidelity, and body mass. We hope that these improvements to the design and deployment of the leg-loop harness method will enable the safe and successful use of these markers, and eventually GPS and other tags, on similarly small songbirds.","author":[{"dropping-particle":"","family":"Streby","given":"Henry M.","non-dropping-particle":"","parse-names":false,"suffix":""},{"dropping-particle":"","family":"McAllister","given":"Tara L.","non-dropping-particle":"","parse-names":false,"suffix":""},{"dropping-particle":"","family":"Peterson","given":"Sean M.","non-dropping-particle":"","parse-names":false,"suffix":""},{"dropping-particle":"","family":"Kramer","given":"Gunnar R.","non-dropping-particle":"","parse-names":false,"suffix":""},{"dropping-particle":"","family":"Lehman","given":"Justin A.","non-dropping-particle":"","parse-names":false,"suffix":""},{"dropping-particle":"","family":"Andersen","given":"David E.","non-dropping-particle":"","parse-names":false,"suffix":""}],"container-title":"The Condor","id":"ITEM-1","issue":"2","issued":{"date-parts":[["2015"]]},"page":"249-255","title":"Minimizing marker mass and handling time when attaching radio-transmitters and geolocators to small songbirds","type":"article-journal","volume":"117"},"prefix":"e.g.","uris":["http://www.mendeley.com/documents/?uuid=bc39cda0-f9a3-4511-b8ff-85cffa9dfd3a"]},{"id":"ITEM-2","itemData":{"DOI":"10.1111/1365-2656.12962","ISSN":"13652656","PMID":"30771254","abstract":"Currently, the deployment of tracking devices is one of the most frequently used approaches to study movement ecology of birds. Recent miniaturization of light-level geolocators enabled studying small bird species whose migratory patterns were widely unknown. However, geolocators may reduce vital rates in tagged birds and may bias obtained movement data. There is a need for a thorough assessment of the potential tag effects on small birds, as previous meta-analyses did not evaluate unpublished data and impact of multiple life-history traits, focused mainly on large species and the number of published studies tagging small birds has increased substantially. We quantitatively reviewed 549 records extracted from 74 published and 48 unpublished studies on over 7,800 tagged and 17,800 control individuals to examine the effects of geolocator tagging on small bird species (body mass &lt;100 g). We calculated the effect of tagging on apparent survival, condition, phenology and breeding performance and identified the most important predictors of the magnitude of effect sizes. Even though the effects were not statistically significant in phylogenetically controlled models, we found a weak negative impact of geolocators on apparent survival. The negative effect on apparent survival was stronger with increasing relative load of the device and with geolocators attached using elastic harnesses. Moreover, tagging effects were stronger in smaller species. In conclusion, we found a weak effect on apparent survival of tagged birds and managed to pinpoint key aspects and drivers of tagging effects. We provide recommendations for establishing matched control group for proper effect size assessment in future studies and outline various aspects of tagging that need further investigation. Finally, our results encourage further use of geolocators on small bird species but the ethical aspects and scientific benefits should always be considered.","author":[{"dropping-particle":"","family":"Brlík","given":"Vojtěch","non-dropping-particle":"","parse-names":false,"suffix":""},{"dropping-particle":"","family":"Koleček","given":"Jaroslav","non-dropping-particle":"","parse-names":false,"suffix":""},{"dropping-particle":"","family":"Burgess","given":"Malcolm","non-dropping-particle":"","parse-names":false,"suffix":""},{"dropping-particle":"","family":"Hahn","given":"Steffen","non-dropping-particle":"","parse-names":false,"suffix":""},{"dropping-particle":"","family":"Humple","given":"Diana","non-dropping-particle":"","parse-names":false,"suffix":""},{"dropping-particle":"","family":"Krist","given":"Miloš","non-dropping-particle":"","parse-names":false,"suffix":""},{"dropping-particle":"","family":"Ouwehand","given":"Janne","non-dropping-particle":"","parse-names":false,"suffix":""},{"dropping-particle":"","family":"Weiser","given":"Emily L.","non-dropping-particle":"","parse-names":false,"suffix":""},{"dropping-particle":"","family":"Adamík","given":"Peter","non-dropping-particle":"","parse-names":false,"suffix":""},{"dropping-particle":"","family":"Alves","given":"José A.","non-dropping-particle":"","parse-names":false,"suffix":""},{"dropping-particle":"","family":"Arlt","given":"Debora","non-dropping-particle":"","parse-names":false,"suffix":""},{"dropping-particle":"","family":"Barišić","given":"Sanja","non-dropping-particle":"","parse-names":false,"suffix":""},{"dropping-particle":"","family":"Becker","given":"Detlef","non-dropping-particle":"","parse-names":false,"suffix":""},{"dropping-particle":"","family":"Belda","given":"Eduardo J.","non-dropping-particle":"","parse-names":false,"suffix":""},{"dropping-particle":"","family":"Beran","given":"Václav","non-dropping-particle":"","parse-names":false,"suffix":""},{"dropping-particle":"","family":"Both","given":"Christiaan","non-dropping-particle":"","parse-names":false,"suffix":""},{"dropping-particle":"","family":"Bravo","given":"Susana P.","non-dropping-particle":"","parse-names":false,"suffix":""},{"dropping-particle":"","family":"Briedis","given":"Martins","non-dropping-particle":"","parse-names":false,"suffix":""},{"dropping-particle":"","family":"Chutný","given":"Bohumír","non-dropping-particle":"","parse-names":false,"suffix":""},{"dropping-particle":"","family":"Ćiković","given":"Davor","non-dropping-particle":"","parse-names":false,"suffix":""},{"dropping-particle":"","family":"Cooper","given":"Nathan W.","non-dropping-particle":"","parse-names":false,"suffix":""},{"dropping-particle":"","family":"Costa","given":"Joana S.","non-dropping-particle":"","parse-names":false,"suffix":""},{"dropping-particle":"","family":"Cueto","given":"Víctor R.","non-dropping-particle":"","parse-names":false,"suffix":""},{"dropping-particle":"","family":"Emmenegger","given":"Tamara","non-dropping-particle":"","parse-names":false,"suffix":""},{"dropping-particle":"","family":"Fraser","given":"Kevin","non-dropping-particle":"","parse-names":false,"suffix":""},{"dropping-particle":"","family":"Gilg","given":"Olivier","non-dropping-particle":"","parse-names":false,"suffix":""},{"dropping-particle":"","family":"Guerrero","given":"Marina","non-dropping-particle":"","parse-names":false,"suffix":""},{"dropping-particle":"","family":"Hallworth","given":"Michael T.","non-dropping-particle":"","parse-names":false,"suffix":""},{"dropping-particle":"","family":"Hewson","given":"Chris","non-dropping-particle":"","parse-names":false,"suffix":""},{"dropping-particle":"","family":"Jiguet","given":"Frédéric","non-dropping-particle":"","parse-names":false,"suffix":""},{"dropping-particle":"","family":"Johnson","given":"James A.","non-dropping-particle":"","parse-names":false,"suffix":""},{"dropping-particle":"","family":"Kelly","given":"Tosha","non-dropping-particle":"","parse-names":false,"suffix":""},{"dropping-particle":"","family":"Kishkinev","given":"Dmitry","non-dropping-particle":"","parse-names":false,"suffix":""},{"dropping-particle":"","family":"Leconte","given":"Michel","non-dropping-particle":"","parse-names":false,"suffix":""},{"dropping-particle":"","family":"Lislevand","given":"Terje","non-dropping-particle":"","parse-names":false,"suffix":""},{"dropping-particle":"","family":"Lisovski","given":"Simeon","non-dropping-particle":"","parse-names":false,"suffix":""},{"dropping-particle":"","family":"López","given":"Cosme","non-dropping-particle":"","parse-names":false,"suffix":""},{"dropping-particle":"","family":"McFarland","given":"Kent P.","non-dropping-particle":"","parse-names":false,"suffix":""},{"dropping-particle":"","family":"Marra","given":"Peter P.","non-dropping-particle":"","parse-names":false,"suffix":""},{"dropping-particle":"","family":"Matsuoka","given":"Steven M.","non-dropping-particle":"","parse-names":false,"suffix":""},{"dropping-particle":"","family":"Matyjasiak","given":"Piotr","non-dropping-particle":"","parse-names":false,"suffix":""},{"dropping-particle":"","family":"Meier","given":"Christoph M.","non-dropping-particle":"","parse-names":false,"suffix":""},{"dropping-particle":"","family":"Metzger","given":"Benjamin","non-dropping-particle":"","parse-names":false,"suffix":""},{"dropping-particle":"","family":"Monrós","given":"Juan S.","non-dropping-particle":"","parse-names":false,"suffix":""},{"dropping-particle":"","family":"Neumann","given":"Roland","non-dropping-particle":"","parse-names":false,"suffix":""},{"dropping-particle":"","family":"Newman","given":"Amy","non-dropping-particle":"","parse-names":false,"suffix":""},{"dropping-particle":"","family":"Norris","given":"Ryan","non-dropping-particle":"","parse-names":false,"suffix":""},{"dropping-particle":"","family":"Pärt","given":"Tomas","non-dropping-particle":"","parse-names":false,"suffix":""},{"dropping-particle":"","family":"Pavel","given":"Václav","non-dropping-particle":"","parse-names":false,"suffix":""},{"dropping-particle":"","family":"Perlut","given":"Noah","non-dropping-particle":"","parse-names":false,"suffix":""},{"dropping-particle":"","family":"Piha","given":"Markus","non-dropping-particle":"","parse-names":false,"suffix":""},{"dropping-particle":"","family":"Reneerkens","given":"Jeroen","non-dropping-particle":"","parse-names":false,"suffix":""},{"dropping-particle":"","family":"Rimmer","given":"Christopher C.","non-dropping-particle":"","parse-names":false,"suffix":""},{"dropping-particle":"","family":"Roberto-Charron","given":"Amélie","non-dropping-particle":"","parse-names":false,"suffix":""},{"dropping-particle":"","family":"Scandolara","given":"Chiara","non-dropping-particle":"","parse-names":false,"suffix":""},{"dropping-particle":"","family":"Sokolova","given":"Natalia","non-dropping-particle":"","parse-names":false,"suffix":""},{"dropping-particle":"","family":"Takenaka","given":"Makiko","non-dropping-particle":"","parse-names":false,"suffix":""},{"dropping-particle":"","family":"Tolkmitt","given":"Dirk","non-dropping-particle":"","parse-names":false,"suffix":""},{"dropping-particle":"","family":"Oosten","given":"Herman","non-dropping-particle":"van","parse-names":false,"suffix":""},{"dropping-particle":"","family":"Wellbrock","given":"Arndt H.J.","non-dropping-particle":"","parse-names":false,"suffix":""},{"dropping-particle":"","family":"Wheeler","given":"Hazel","non-dropping-particle":"","parse-names":false,"suffix":""},{"dropping-particle":"","family":"Winden","given":"Jan","non-dropping-particle":"van der","parse-names":false,"suffix":""},{"dropping-particle":"","family":"Witte","given":"Klaudia","non-dropping-particle":"","parse-names":false,"suffix":""},{"dropping-particle":"","family":"Woodworth","given":"Bradley K.","non-dropping-particle":"","parse-names":false,"suffix":""},{"dropping-particle":"","family":"Procházka","given":"Petr","non-dropping-particle":"","parse-names":false,"suffix":""}],"container-title":"Journal of Animal Ecology","id":"ITEM-2","issue":"1","issued":{"date-parts":[["2020"]]},"page":"207-220","title":"Weak effects of geolocators on small birds: A meta-analysis controlled for phylogeny and publication bias","type":"article-journal","volume":"89"},"uris":["http://www.mendeley.com/documents/?uuid=3869a113-461b-4502-85de-3874f154ebe5"]},{"id":"ITEM-3","itemData":{"DOI":"10.1186/s40462-016-0077-6","ISSN":"20513933","abstract":"Background: Geolocators are useful for tracking movements of long-distance migrants, but potential negative effects on birds have not been well studied. We tested for effects of geolocators (0.8-2.0 g total, representing 0.1- 3.9 % of mean body mass) on 16 species of migratory shorebirds, including five species with 2-4 subspecies each for a total of 23 study taxa. Study species spanned a range of body sizes (26-1091 g) and eight genera, and were tagged at 23 breeding and eight nonbreeding sites. We compared breeding performance and return rates of birds with geolocators to control groups while controlling for potential confounding variables. Results: We detected negative effects of tags for three small-bodied species. Geolocators reduced annual return rates for two of 23 taxa: by 63 % for semipalmated sandpipers and by 43 % for the arcticola subspecies of dunlin. High resighting effort for geolocator birds could have masked additional negative effects. Geolocators were more likely to negatively affect return rates if the total mass of geolocators and color markers was 2.5-5.8 % of body mass than if tags were 0.3-2.3 % of body mass. Carrying a geolocator reduced nest success by 42 % for semipalmated sandpipers and tripled the probability of partial clutch failure in semipalmated and western sandpipers. Geolocators mounted perpendicular to the leg on a flag had stronger negative effects on nest success than geolocators mounted parallel to the leg on a band. However, parallel-band geolocators were more likely to reduce return rates and cause injuries to the leg. No effects of geolocators were found on breeding movements or changes in body mass. Among-site variation in geolocator effect size was high, suggesting that local factors were important. Conclusions: Negative effects of geolocators occurred only for three of the smallest species in our dataset, but were substantial when present. Future studies could mitigate impacts of tags by reducing protruding parts and minimizing use of additional markers. Investigators could maximize recovery of tags by strategically deploying geolocators on males, previously marked individuals, and successful breeders, though targeting subsets of a population could bias the resulting migratory movement data in some species.","author":[{"dropping-particle":"","family":"Weiser","given":"Emily L.","non-dropping-particle":"","parse-names":false,"suffix":""},{"dropping-particle":"","family":"Lanctot","given":"Richard B.","non-dropping-particle":"","parse-names":false,"suffix":""},{"dropping-particle":"","family":"Brown","given":"Stephen C.","non-dropping-particle":"","parse-names":false,"suffix":""},{"dropping-particle":"","family":"Alves","given":"José A.","non-dropping-particle":"","parse-names":false,"suffix":""},{"dropping-particle":"","family":"Battley","given":"Phil F.","non-dropping-particle":"","parse-names":false,"suffix":""},{"dropping-particle":"","family":"Bentzen","given":"Rebecca","non-dropping-particle":"","parse-names":false,"suffix":""},{"dropping-particle":"","family":"Bêty","given":"Joël","non-dropping-particle":"","parse-names":false,"suffix":""},{"dropping-particle":"","family":"Bishop","given":"Mary Anne","non-dropping-particle":"","parse-names":false,"suffix":""},{"dropping-particle":"","family":"Boldenow","given":"Megan","non-dropping-particle":"","parse-names":false,"suffix":""},{"dropping-particle":"","family":"Bollache","given":"Loïc","non-dropping-particle":"","parse-names":false,"suffix":""},{"dropping-particle":"","family":"Casler","given":"Bruce","non-dropping-particle":"","parse-names":false,"suffix":""},{"dropping-particle":"","family":"Christie","given":"Maureen","non-dropping-particle":"","parse-names":false,"suffix":""},{"dropping-particle":"","family":"Coleman","given":"Jonathan T.","non-dropping-particle":"","parse-names":false,"suffix":""},{"dropping-particle":"","family":"Conklin","given":"Jesse R.","non-dropping-particle":"","parse-names":false,"suffix":""},{"dropping-particle":"","family":"English","given":"Willow B.","non-dropping-particle":"","parse-names":false,"suffix":""},{"dropping-particle":"","family":"River Gates","given":"H.","non-dropping-particle":"","parse-names":false,"suffix":""},{"dropping-particle":"","family":"Gilg","given":"Olivier","non-dropping-particle":"","parse-names":false,"suffix":""},{"dropping-particle":"","family":"Giroux","given":"Marie Andrée","non-dropping-particle":"","parse-names":false,"suffix":""},{"dropping-particle":"","family":"Gosbell","given":"Ken","non-dropping-particle":"","parse-names":false,"suffix":""},{"dropping-particle":"","family":"Hassell","given":"Chris","non-dropping-particle":"","parse-names":false,"suffix":""},{"dropping-particle":"","family":"Helmericks","given":"Jim","non-dropping-particle":"","parse-names":false,"suffix":""},{"dropping-particle":"","family":"Johnson","given":"Andrew","non-dropping-particle":"","parse-names":false,"suffix":""},{"dropping-particle":"","family":"Katrínardóttir","given":"Borgnỳ","non-dropping-particle":"","parse-names":false,"suffix":""},{"dropping-particle":"","family":"Koivula","given":"Kari","non-dropping-particle":"","parse-names":false,"suffix":""},{"dropping-particle":"","family":"Kwon","given":"Eunbi","non-dropping-particle":"","parse-names":false,"suffix":""},{"dropping-particle":"","family":"Lamarre","given":"Jean Francois","non-dropping-particle":"","parse-names":false,"suffix":""},{"dropping-particle":"","family":"Lang","given":"Johannes","non-dropping-particle":"","parse-names":false,"suffix":""},{"dropping-particle":"","family":"Lank","given":"David B.","non-dropping-particle":"","parse-names":false,"suffix":""},{"dropping-particle":"","family":"Lecomte","given":"Nicolas","non-dropping-particle":"","parse-names":false,"suffix":""},{"dropping-particle":"","family":"Liebezeit","given":"Joe","non-dropping-particle":"","parse-names":false,"suffix":""},{"dropping-particle":"","family":"Loverti","given":"Vanessa","non-dropping-particle":"","parse-names":false,"suffix":""},{"dropping-particle":"","family":"McKinnon","given":"Laura","non-dropping-particle":"","parse-names":false,"suffix":""},{"dropping-particle":"","family":"Minton","given":"Clive","non-dropping-particle":"","parse-names":false,"suffix":""},{"dropping-particle":"","family":"Mizrahi","given":"David","non-dropping-particle":"","parse-names":false,"suffix":""},{"dropping-particle":"","family":"Nol","given":"Erica","non-dropping-particle":"","parse-names":false,"suffix":""},{"dropping-particle":"","family":"Pakanen","given":"Veli Matti","non-dropping-particle":"","parse-names":false,"suffix":""},{"dropping-particle":"","family":"Perz","given":"Johanna","non-dropping-particle":"","parse-names":false,"suffix":""},{"dropping-particle":"","family":"Porter","given":"Ron","non-dropping-particle":"","parse-names":false,"suffix":""},{"dropping-particle":"","family":"Rausch","given":"Jennie","non-dropping-particle":"","parse-names":false,"suffix":""},{"dropping-particle":"","family":"Reneerkens","given":"Jeroen","non-dropping-particle":"","parse-names":false,"suffix":""},{"dropping-particle":"","family":"Rönkä","given":"Nelli","non-dropping-particle":"","parse-names":false,"suffix":""},{"dropping-particle":"","family":"Saalfeld","given":"Sarah","non-dropping-particle":"","parse-names":false,"suffix":""},{"dropping-particle":"","family":"Senner","given":"Nathan","non-dropping-particle":"","parse-names":false,"suffix":""},{"dropping-particle":"","family":"Sittler","given":"Benoît","non-dropping-particle":"","parse-names":false,"suffix":""},{"dropping-particle":"","family":"Smith","given":"Paul A.","n</w:instrText>
      </w:r>
      <w:r w:rsidR="005F269C" w:rsidRPr="00484736">
        <w:rPr>
          <w:lang w:val="nl-NL"/>
        </w:rPr>
        <w:instrText>on-dropping-particle":"","parse-names":false,"suffix":""},{"dropping-particle":"","family":"Sowl","given":"Kristine","non-dropping-particle":"","parse-names":false,"suffix":""},{"dropping-particle":"","family":"Taylor","given":"Audrey","non-dropping-particle":"","parse-names":false,"suffix":""},{"dropping-particle":"","family":"Ward","given":"David H.","non-dropping-particle":"","parse-names":false,"suffix":""},{"dropping-particle":"","family":"Yezerinac","given":"Stephen","non-dropping-particle":"","parse-names":false,"suffix":""},{"dropping-particle":"","family":"Sandercock","given":"Brett K.","non-dropping-particle":"","parse-names":false,"suffix":""}],"container-title":"Movement Ecology","id":"ITEM-3","issue":"1","issued":{"date-parts":[["2015"]]},"publisher":"Movement Ecology","title":"Effects of geolocators on hatching success, return rates, breeding movements, and change in body mass in 16 species of Arctic-breeding shorebirds","type":"article-journal","volume":"4"},"uris":["http://www.mendeley.com/documents/?uuid=8190ff39-02e9-43b3-a59a-7f009bad91d3"]}],"mendeley":{"formattedCitation":"(e.g. Streby et al., 2015; Weiser et al., 2015; Brlík et al., 2020)","plainTextFormattedCitation":"(e.g. Streby et al., 2015; Weiser et al., 2015; Brlík et al., 2020)","previouslyFormattedCitation":"(e.g. Streby et al., 2015; Weiser et al., 2015; Brlík et al., 2020)"},"properties":{"noteIndex":0},"schema":"https://github.com/citation-style-language/schema/raw/master/csl-citation.json"}</w:instrText>
      </w:r>
      <w:r>
        <w:fldChar w:fldCharType="separate"/>
      </w:r>
      <w:r w:rsidR="005F269C" w:rsidRPr="00484736">
        <w:rPr>
          <w:noProof/>
          <w:lang w:val="nl-NL"/>
        </w:rPr>
        <w:t>(e.g. Streby et al., 2015; Weiser et al., 2015; Brlík et al., 2020)</w:t>
      </w:r>
      <w:r>
        <w:fldChar w:fldCharType="end"/>
      </w:r>
      <w:r w:rsidR="000B5F2D" w:rsidRPr="00484736">
        <w:rPr>
          <w:lang w:val="nl-NL"/>
        </w:rPr>
        <w:t>.</w:t>
      </w:r>
      <w:r w:rsidR="00D84C0A" w:rsidRPr="00484736">
        <w:rPr>
          <w:lang w:val="nl-NL"/>
        </w:rPr>
        <w:t xml:space="preserve"> </w:t>
      </w:r>
      <w:del w:id="47" w:author="Reto Burri" w:date="2020-12-04T10:36:00Z">
        <w:r w:rsidR="008036E8" w:rsidDel="003D36A3">
          <w:delText>T</w:delText>
        </w:r>
        <w:r w:rsidR="198727E5" w:rsidDel="003D36A3">
          <w:delText xml:space="preserve">he </w:delText>
        </w:r>
      </w:del>
      <w:ins w:id="48" w:author="Reto Burri" w:date="2020-12-04T10:36:00Z">
        <w:r w:rsidR="003D36A3">
          <w:t xml:space="preserve">Data </w:t>
        </w:r>
      </w:ins>
      <w:r w:rsidR="198727E5">
        <w:t xml:space="preserve">analysis </w:t>
      </w:r>
      <w:del w:id="49" w:author="Reto Burri" w:date="2020-12-04T10:36:00Z">
        <w:r w:rsidR="001A547D" w:rsidDel="003D36A3">
          <w:delText xml:space="preserve">techniques </w:delText>
        </w:r>
        <w:r w:rsidR="00086551" w:rsidDel="003D36A3">
          <w:delText xml:space="preserve">of data </w:delText>
        </w:r>
      </w:del>
      <w:r w:rsidR="00086551">
        <w:t>has</w:t>
      </w:r>
      <w:r w:rsidR="198727E5">
        <w:t xml:space="preserve"> also becom</w:t>
      </w:r>
      <w:r w:rsidR="03328685">
        <w:t>e</w:t>
      </w:r>
      <w:r w:rsidR="198727E5">
        <w:t xml:space="preserve"> </w:t>
      </w:r>
      <w:r w:rsidR="001A547D">
        <w:t xml:space="preserve">more </w:t>
      </w:r>
      <w:r w:rsidR="008610B4">
        <w:t>accessible</w:t>
      </w:r>
      <w:r w:rsidR="00086551">
        <w:t xml:space="preserve"> </w:t>
      </w:r>
      <w:r w:rsidR="005C4809">
        <w:t xml:space="preserve">and </w:t>
      </w:r>
      <w:del w:id="50" w:author="Reto Burri" w:date="2020-12-04T10:36:00Z">
        <w:r w:rsidR="198727E5" w:rsidDel="003D36A3">
          <w:delText xml:space="preserve">more </w:delText>
        </w:r>
      </w:del>
      <w:r w:rsidR="198727E5">
        <w:t>accurate</w:t>
      </w:r>
      <w:r w:rsidR="00720C87">
        <w:t xml:space="preserve"> </w:t>
      </w:r>
      <w:r>
        <w:fldChar w:fldCharType="begin" w:fldLock="1"/>
      </w:r>
      <w:r w:rsidR="00027A41">
        <w:instrText>ADDIN CSL_CITATION {"citationItems":[{"id":"ITEM-1","itemData":{"DOI":"10.1111/1365-2656.13036","ISSN":"0021-8790","abstract":"Light-level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Ecology","editor":[{"dropping-particle":"","family":"Street","given":"Garrett","non-dropping-particle":"","parse-names":false,"suffix":""}],"id":"ITEM-1","issue":"1","issued":{"date-parts":[["2020","1","25"]]},"page":"221-236","title":"Light‐level geolocator analyses: A user's guide","type":"article-journal","volume":"89"},"uris":["http://www.mendeley.com/documents/?uuid=8868da6e-9757-4f88-aa8f-822c0bf9bb49"]},{"id":"ITEM-2","itemData":{"DOI":"10.1111/j.2041-210X.2012.00248.x","ISSN":"2041210X","abstract":"1. Determining global position by light measurements ('geolocation') has revolutionised the methods used to track migratory birds throughout their annual cycle. 2. To date, there is no standard way of analysing geolocator data, making communication of analyses cumbersome and hampering the reproducibility of results. 3. We have, therefore, developed the R package GeoLight, which provides basic functions for all steps of determining global positioning and a new approach in analysing movement pattern. 4. Here, we briefly introduce and discuss the major functions of this package using example movement data of European hoopoe (Upupa epops). © 2012 The Authors. Methods in Ecology and Evolution © 2012 British Ecological Society.","author":[{"dropping-particle":"","family":"Lisovski","given":"Simeon","non-dropping-particle":"","parse-names":false,"suffix":""},{"dropping-particle":"","family":"Hahn","given":"Steffen","non-dropping-particle":"","parse-names":false,"suffix":""}],"container-title":"Methods in Ecology and Evolution","id":"ITEM-2","issue":"6","issued":{"date-parts":[["2012"]]},"page":"1055-1059","title":"GeoLight - processing and analysing light-based geolocator data in R","type":"article-journal","volume":"3"},"prefix":"e.g.","uris":["http://www.mendeley.com/documents/?uuid=9a7ee9d8-112c-40bc-a267-23fe722c8db0"]}],"mendeley":{"formattedCitation":"(e.g. Lisovski &amp; Hahn, 2012; Lisovski et al., 2020)","plainTextFormattedCitation":"(e.g. Lisovski &amp; Hahn, 2012; Lisovski et al., 2020)","previouslyFormattedCitation":"(e.g. Lisovski &amp; Hahn, 2012; Lisovski et al., 2020)"},"properties":{"noteIndex":0},"schema":"https://github.com/citation-style-language/schema/raw/master/csl-citation.json"}</w:instrText>
      </w:r>
      <w:r>
        <w:fldChar w:fldCharType="separate"/>
      </w:r>
      <w:r w:rsidR="008610B4" w:rsidRPr="008610B4">
        <w:rPr>
          <w:noProof/>
        </w:rPr>
        <w:t>(e.g. Lisovski &amp; Hahn, 2012; Lisovski et al., 2020)</w:t>
      </w:r>
      <w:r>
        <w:fldChar w:fldCharType="end"/>
      </w:r>
      <w:r w:rsidR="00D84C0A">
        <w:t xml:space="preserve"> and </w:t>
      </w:r>
      <w:r w:rsidR="4C12618E">
        <w:t xml:space="preserve">common </w:t>
      </w:r>
      <w:r w:rsidR="00D84C0A">
        <w:t>pitfall</w:t>
      </w:r>
      <w:r w:rsidR="41E4AD6A">
        <w:t>s</w:t>
      </w:r>
      <w:r w:rsidR="00D84C0A">
        <w:t xml:space="preserve"> </w:t>
      </w:r>
      <w:r w:rsidR="5C14902F">
        <w:t>in analysis</w:t>
      </w:r>
      <w:ins w:id="51" w:author="Reto Burri" w:date="2020-12-04T10:36:00Z">
        <w:r w:rsidR="003D36A3">
          <w:t xml:space="preserve"> have been</w:t>
        </w:r>
      </w:ins>
      <w:r w:rsidR="5C14902F">
        <w:t xml:space="preserve"> </w:t>
      </w:r>
      <w:r w:rsidR="00A519E8">
        <w:t>discussed</w:t>
      </w:r>
      <w:r w:rsidR="00D84C0A">
        <w:t xml:space="preserve"> </w:t>
      </w:r>
      <w:r>
        <w:fldChar w:fldCharType="begin" w:fldLock="1"/>
      </w:r>
      <w:r w:rsidR="00017DF3">
        <w:instrText>ADDIN CSL_CITATION {"citationItems":[{"id":"ITEM-1","itemData":{"DOI":"10.1111/j.2041-210X.2011.00136.x","ISSN":"2041210X","abstract":"Tracking return migrations in songbirds has been impossible until recently when miniaturization of light-level loggers enabled observation of the first complete round trip. Although geolocators are extensively used on animals at sea, little is known about how accurate geolocators are for tracking terrestrial or forest-dwelling migrants. To test the accuracy of geolocators for tracking migratory songbirds living in forested habitat, we calibrated geolocators to a source population located in central Europe and collected location estimates based on the source population calibration from stationary geolocators deployed over an 800km NE to SW gradient in Western Europe. Additionally, we fit non-migratory songbirds (European blackbirds, Turdus merula) with geolocators for 12months to compare known locations of individuals with locations estimated by geolocators. We found an average error ±95% CI of 201±43km in latitude for stationary geolocators in forest habitat. Longitude error was considerably lower (12±03km). The most accurate geolocator was on average 23km off target, the worst was on average 390km off. The winter latitude estimate error for geolocators deployed on sedentary birds was on average (±95% CI) 143±62km when geolocators were calibrated during the breeding season and 132±75km when they were calibrated during the winter. Longitude error for geolocators deployed on birds was on average (±95% CI) 50±34km. Although we found error most likely due to seasonal changes in habitat and behaviour, our results indicate that geolocators can be used to reliably track long-distance forest-dwelling migrants. We also found that the low degree of error for longitude estimates attained from geolocators makes this technology suitable for identifying relatively short-distance movements in longitude. © 2011 The Authors. Methods in Ecology and Evolution © 2011 British Ecological Society.","author":[{"dropping-particle":"","family":"Fudickar","given":"Adam M.","non-dropping-particle":"","parse-names":false,"suffix":""},{"dropping-particle":"","family":"Wikelski","given":"Martin","non-dropping-particle":"","parse-names":false,"suffix":""},{"dropping-particle":"","family":"Partecke","given":"Jesko","non-dropping-particle":"","parse-names":false,"suffix":""}],"container-title":"Methods in Ecology and Evolution","id":"ITEM-1","issue":"1","issued":{"date-parts":[["2012","2"]]},"page":"47-52","title":"Tracking migratory songbirds: accuracy of light-level loggers (geolocators) in forest habitats","type":"article-journal","volume":"3"},"prefix":"e.g.","uris":["http://www.mendeley.com/documents/?uuid=c4d16934-4ebe-45e0-ba64-23790dad5e84"]},{"id":"ITEM-2","itemData":{"DOI":"10.1111/j.2041-210X.2012.00185.x","ISSN":"2041210X","abstract":"1. Geolocation by light allows for tracking animal movements, based on measurements of light intensity over time by a data-logging device ('geolocator'). Recent developments of ultra-light devices (&lt;2g) broadened the range of target species and boosted the number of studies using geolocators. However, an inherent problem of geolocators is that any factor or process that changes the natural light intensity pattern also affects the positions calculated from these light patterns. Although the most important factors have been identified, estimation of their effect on the accuracy and precision of positions estimated has been lacking but is very important for the analyses and interpretation of geolocator data. 2.The 'threshold method' is mainly used to derive positions by defining sunrise and sunset times from the light intensity pattern for each recorded day. This method requires calibration: a predefined sun elevation angle for estimating latitude by fitting the recorded day/night lengths to theoretical values across latitudes. Therewith, almost constant shading can be corrected for by finding the appropriate sun elevation angle. 3.Weather, topography and vegetation are the most important factors that influence light intensities. We demonstrated their effect on the measurement of day/night length, time of solar midnight/noon and the resulting position estimates using light measurements from stationary geolocators at known places and from geolocators mounted on birds. Furthermore, we investigated the influence of different calibration methods on the accuracy of the latitudinal positions. 4.All three environmental factors can influence the light intensity pattern significantly. Weather and an animal's behaviour result in increased noise in positioning, whereas topography and vegetation result in systematic shading and biased positions. Calibration can significantly shift the estimated latitudes and potentially increase the accuracy, but detailed knowledge about the particular confounding factors and the behaviour of the studied animal is crucial for the choice of the most appropriate calibration method. © 2012 The Authors. Methods in Ecology and Evolution © 2012 British Ecological Society.","author":[{"dropping-particle":"","family":"Lisovski","given":"Simeon","non-dropping-particle":"","parse-names":false,"suffix":""},{"dropping-particle":"","family":"Hewson","given":"Chris M.","non-dropping-particle":"","parse-names":false,"suffix":""},{"dropping-particle":"","family":"Klaassen","given":"Raymond H.G.","non-dropping-particle":"","parse-names":false,"suffix":""},{"dropping-particle":"","family":"Korner-Nievergelt","given":"Fränzi","non-dropping-particle":"","parse-names":false,"suffix":""},{"dropping-particle":"","family":"Kristensen","given":"Mikkel W.","non-dropping-particle":"","parse-names":false,"suffix":""},{"dropping-particle":"","family":"Hahn","given":"Steffen","non-dropping-particle":"","parse-names":false,"suffix":""}],"container-title":"Methods in Ecology and Evolution","id":"ITEM-2","issue":"3","issued":{"date-parts":[["2012"]]},"page":"603-612","title":"Geolocation by light: Accuracy and precision affected by environmental factors","type":"article-journal","volume":"3"},"uris":["http://www.mendeley.com/documents/?uuid=8f8e198d-71a9-4f9c-ad09-82f404514a1a"]},{"id":"ITEM-3","itemData":{"DOI":"10.1016/j.cub.2017.11.072","ISSN":"09609822","PMID":"29408264","abstract":"In their 2015 Current Biology paper, Streby et al. [1] reported that Golden-winged Warblers (Vermivora chrysoptera), which had just migrated to their breeding location in eastern Tennessee, performed a facultative and up to “&gt;1,500 km roundtrip” to the Gulf of Mexico to avoid a severe tornadic storm. From light-level geolocator data, wherein geographical locations are estimated via the timing of sunrise and sunset, Streby et al. [1] concluded that the warblers had evacuated their breeding area approximately 24 hours before the storm and returned about five days later. The authors presented this finding as evidence that migratory birds avoid severe storms by temporarily moving long-distances. However, the tracking method employed by Streby et al. [1] is prone to considerable error and uncertainty. Here, we argue that this interpretation of the data oversteps the limits of the used tracking technique. By calculating the expected geographical error range for the tracked birds, we demonstrate that the hypothesized movements fell well within the geolocators’ inherent error range for this species and that such deviations in latitude occur frequently even if individuals remain stationary. Lisovski et al. respond to a Current Biology paper by Streby et al. on small migratory bird moving long distances to avoid a tornado hitting their breeding grounds and show that the reported locations during this evacuation movement cannot be disentangled from the inherent error of the used tracking technique.","author":[{"dropping-particle":"","family":"Lisovski","given":"Simeon","non-dropping-particle":"","parse-names":false,"suffix":""},{"dropping-particle":"","family":"Schmaljohann","given":"Heiko","non-dropping-particle":"","parse-names":false,"suffix":""},{"dropping-particle":"","family":"Bridge","given":"Eli S.","non-dropping-particle":"","parse-names":false,"suffix":""},{"dropping-particle":"","family":"Bauer","given":"Silke","non-dropping-particle":"","parse-names":false,"suffix":""},{"dropping-particle":"","family":"Farnsworth","given":"Andrew","non-dropping-particle":"","parse-names":false,"suffix":""},{"dropping-particle":"","family":"Gauthreaux","given":"Sidney A.","non-dropping-particle":"","parse-names":false,"suffix":""},{"dropping-particle":"","family":"Hahn","given":"Steffen","non-dropping-particle":"","parse-names":false,"suffix":""},{"dropping-particle":"","family":"Hallworth","given":"Michael T.","non-dropping-particle":"","parse-names":false,"suffix":""},{"dropping-particle":"","family":"Hewson","given":"Chris M.","non-dropping-particle":"","parse-names":false,"suffix":""},{"dropping-particle":"","family":"Kelly","given":"Jeffrey F.","non-dropping-particle":"","parse-names":false,"suffix":""},{"dropping-particle":"","family":"Liechti","given":"Felix","non-dropping-particle":"","parse-names":false,"suffix":""},{"dropping-particle":"","family":"Marra","given":"Peter P.","non-dropping-particle":"","parse-names":false,"suffix":""},{"dropping-particle":"","family":"Rakhimberdiev","given":"Eldar","non-dropping-particle":"","parse-names":false,"suffix":""},{"dropping-particle":"","family":"Ross","given":"Jeremy D.","non-dropping-particle":"","parse-names":false,"suffix":""},{"dropping-particle":"","family":"</w:instrText>
      </w:r>
      <w:r w:rsidR="00017DF3" w:rsidRPr="00017DF3">
        <w:rPr>
          <w:lang w:val="fr-CH"/>
        </w:rPr>
        <w:instrText>Seavy","given":"Nathaniel E.","non-dropping-particle":"","parse-names":false,"suffix":""},{"dropping-particle":"","family":"Sumner","given":"Michael D.","non-dropping-particle":"","parse-names":false,"suffix":""},{"dropping-particle":"","family":"Taylor","given":"Caz M.","non-dropping-particle":"","parse-names":false,"suffix":""},{"dropping-particle":"","family":"Winkler","given":"David W.","non-dropping-particle":"","parse-names":false,"suffix":""},{"dropping-particle":"","family":"Wotherspoon","given":"Simon J.","non-dropping-particle":"","parse-names":false,"suffix":""},{"dropping-particle":"","family":"Wunder","given":"Michael B.","non-dropping-particle":"","parse-names":false,"suffix":""}],"container-title":"Current Biology","id":"ITEM-3","issue":"3","issued":{"date-parts":[["2018"]]},"page":"R99-R100","publisher":"Elsevier","title":"Inherent limits of light-level geolocation may lead to over-interpretation","type":"article-journal","volume":"28"},"uris":["http://www.mendeley.com/documents/?uuid=cecd1b40-0e75-4ed7-b8c7-32bf11d2adda"]}],"mendeley":{"formattedCitation":"(e.g. Fudickar et al., 2012; Lisovski et al., 2012; Lisovski et al., 2018)","plainTextFormattedCitation":"(e.g. Fudickar et al., 2012; Lisovski et al., 2012; Lisovski et al., 2018)","previouslyFormattedCitation":"(e.g. Fudickar et al., 2012; Lisovski et al., 2012; Lisovski et al., 2018)"},"properties":{"noteIndex":0},"schema":"https://github.com/citation-style-language/schema/raw/master/csl-citation.json"}</w:instrText>
      </w:r>
      <w:r>
        <w:fldChar w:fldCharType="separate"/>
      </w:r>
      <w:r w:rsidR="005F269C" w:rsidRPr="00017DF3">
        <w:rPr>
          <w:noProof/>
          <w:lang w:val="fr-CH"/>
        </w:rPr>
        <w:t>(e.g. Fudickar et al., 2012; Lisovski et al., 2012; Lisovski et al., 2018)</w:t>
      </w:r>
      <w:r>
        <w:fldChar w:fldCharType="end"/>
      </w:r>
      <w:r w:rsidR="00735E83" w:rsidRPr="00017DF3">
        <w:rPr>
          <w:lang w:val="fr-CH"/>
        </w:rPr>
        <w:t xml:space="preserve">. </w:t>
      </w:r>
      <w:r w:rsidR="008036E8">
        <w:t xml:space="preserve">Finally, </w:t>
      </w:r>
      <w:r w:rsidR="003129AA">
        <w:t>more recent geolocator</w:t>
      </w:r>
      <w:r w:rsidR="28283120">
        <w:t>s</w:t>
      </w:r>
      <w:r w:rsidR="003129AA">
        <w:t xml:space="preserve"> also measure</w:t>
      </w:r>
      <w:r w:rsidR="006D2CFF">
        <w:t xml:space="preserve"> temperature</w:t>
      </w:r>
      <w:r w:rsidR="73CB6623">
        <w:t>,</w:t>
      </w:r>
      <w:r w:rsidR="006D2CFF">
        <w:t xml:space="preserve"> air pressure and </w:t>
      </w:r>
      <w:r w:rsidR="002D4BD5">
        <w:t>bird activity</w:t>
      </w:r>
      <w:r w:rsidR="00100646">
        <w:t xml:space="preserve">, providing </w:t>
      </w:r>
      <w:r w:rsidR="7554E425">
        <w:t>further</w:t>
      </w:r>
      <w:ins w:id="52" w:author="Reto Burri" w:date="2020-12-04T10:36:00Z">
        <w:r w:rsidR="003D36A3">
          <w:t xml:space="preserve"> precision in </w:t>
        </w:r>
        <w:proofErr w:type="spellStart"/>
        <w:r w:rsidR="003D36A3">
          <w:t>geolocation</w:t>
        </w:r>
        <w:proofErr w:type="spellEnd"/>
        <w:r w:rsidR="003D36A3">
          <w:t xml:space="preserve"> and additional</w:t>
        </w:r>
      </w:ins>
      <w:r w:rsidR="7554E425">
        <w:t xml:space="preserve"> research </w:t>
      </w:r>
      <w:r w:rsidR="005C6A48">
        <w:t>opportunit</w:t>
      </w:r>
      <w:r w:rsidR="2E140CF9">
        <w:t>ies</w:t>
      </w:r>
      <w:r w:rsidR="00B606FC">
        <w:t xml:space="preserve"> </w:t>
      </w:r>
      <w:r>
        <w:fldChar w:fldCharType="begin" w:fldLock="1"/>
      </w:r>
      <w:r w:rsidR="007B68FC">
        <w:instrText xml:space="preserve">ADDIN CSL_CITATION {"citationItems":[{"id":"ITEM-1","itemData":{"DOI":"10.1007/s00265-017-2438-6","ISBN":"0026501724","ISSN":"0340-5443","abstract":"Abstract: Studying individual flight behaviour throughout the year is indispensable to understand the ecology of a bird species. Recent development in technology allows now to track flight behaviour of small long-distance bird migrants throughout its annual cycle. The specific flight behaviour of twilight ascents in birds has been documented in a few studies, but only during a short period of the year, and never quantified on the individual level. It has been suggested that twilight ascents might be a role in orientation and navigation. Previous studies had reported the behaviour only near the breeding site and during migration. We investigated year-round flight behaviour of 34 individual Alpine swifts (Apus melba) of four different populations in relation to twilight ascents. We recorded twilight ascents all around the year and found a twofold higher frequency in ascents during the non-breeding residence phase in Africa compared to all other phases of the year. Dawn ascents were twice as common as dusk ascents and occurred mainly when atmospheric conditions remained stable over a 24-h period. We found no conclusive support that twilight ascents are essential for recalibration of compass cues and landmarks. Data on the wing flapping intensity revealed that high activity at twilight occurred more regularly than the ascents. We therefore conclude that alpine swift generally increase flight activity—also horizontal flight—during the twilight period and we suppose that this increased flight activity, including ascents, might be part of social interactions between individuals. Significance statement: Year-round flight altitude tracking with a light-weight multi-sensor tag reveals that Alpine swifts ascend several hundred meters high at twilight regularly. The reason for this behaviour remains unclear and the low-light conditions at this time of the day preclude foraging as a possibility. The frequency and altitude of twilight ascents were highest during the non-breeding period, intermediate during migration and low for active breeders during the breeding phase. We discuss our findings in the context of existing hypotheses on twilight ascent and we propose an additional hypothesis which links twilight ascent with social interaction between flock members. Our study highlights how flight behaviour of individuals of a migratory bird species can be studied even during the sparsely documented non-breeding period.","author":[{"dropping-particle":"","family":"Meier","given":"Christoph M.","non-dropping-particle":"","parse-names":false,"suffix":""},{"dropping-particle":"","family":"Karaardıç","given":"Hakan","non-dropping-particle":"","parse-names":false,"suffix":""},{"dropping-particle":"","family":"Aymí","given":"Raül","non-dropping-particle":"","parse-names":false,"suffix":""},{"dropping-particle":"","family":"Peev","given":"Strahil G.","non-dropping-particle":"","parse-names":false,"suffix":""},{"dropping-particle":"","family":"Bächler","given":"Erich","non-dropping-particle":"","parse-names":false,"suffix":""},{"dropping-particle":"","family":"Weber","given":"Roger","non-dropping-particle":"","parse-names":false,"suffix":""},{"dropping-particle":"","family":"Witvliet","given":"Willem","non-dropping-particle":"","parse-names":false,"suffix":""},{"dropping-particle":"","family":"Liechti","given":"Felix","non-dropping-particle":"","parse-names":false,"suffix":""}],"container-title":"Behavioral Ecology and Sociobiology","id":"ITEM-1","issue":"3","issued":{"date-parts":[["2018","3","26"]]},"page":"45","title":"What makes Alpine swift ascend at twilight? Novel geolocators reveal year-round flight behaviour","type":"article-journal","volume":"72"},"prefix":"e.g.","uris":["http://www.mendeley.com/documents/?uuid=6c970837-3958-4cf7-9b8e-8f886cadc260"]},{"id":"ITEM-2","itemData":{"DOI":"10.1111/jav.02546","ISBN":"0000000315661","ISSN":"1600048X","abstract":"Migratory birds complete their seasonal journeys between breeding and non-breeding sites with a series of migratory flights that are separated by prolonged stopovers. While songbirds are the most common taxa among migratory birds, empirical data on flight and stopover behaviour along their entire migratory journeys are still rare. Here, we integrate activity and barometric pressure tracking with classical light-level geolocation to describe migration behaviour of tawny pipits Anthus campestris breeding in central Europe. Surprisingly, tracked pipits used, on average, as many as 10 stopover sites during their six week, &gt; 5000 km long autumn migration. This conforms to a typical hop-type pattern of migration. In contrast to common knowledge which considers the tawny pipit as a typical diurnal migrant, our data revealed that more than two thirds of all migratory movements were carried out at night. Nocturnal departure times were highly variable within individuals and spread across the entire night while landing most often took place within the first few hours after sunrise. Consequently, there was a negative relationship between departure timing relative to sunset and flight duration. Short flights of up to 2 h were most common and median flight duration was 4.5 h. There was a hyperbolic relationship between flight duration and maximum flight altitude and flight altitudes during night were two times higher compared to daytime. The overall ratio of flight versus stopover duration during migration was on average 1:6.5. This closely matches predictions from theoretical models. We show that multi-sensor tracking has the potential to provide unprecedented details on migratory behaviour of individual birds along their entire migratory journeys, and it also improves the precision of geographical locations derived from light-level geolocators.","author":[{"dropping-particle":"","family":"Briedis","given":"Martins","non-dropping-particle":"","parse-names":false,"suffix":""},{"dropping-particle":"","family":"Beran","given":"Václav","non-dropping-particle":"","parse-names":false,"suffix":""},{"dropping-particle":"","family":"Adamík","given":"Peter","non-dropping-particle":"","parse-names":false,"suffix":""},{"dropping-particle":"","family":"Hahn","given":"Steffen","non-dropping-particle":"","parse-names":false,"suffix":""}],"container-title":"Journal of Avian Biology","id":"ITEM-2","issue":"9","issued":{"date-parts":[["2020"]]},"page":"1-10","title":"Integrating light-level geolocation with activity tracking reveals unexpected nocturnal migration patterns of the tawny pipit","type":"article-journal","volume":"51"},"uris":["http://www.mendeley.com/documents/?uuid=871c7731-f38e-4e20-8d52-8fed104c1457"]},{"id":"ITEM-3","itemData":{"DOI":"10.1186/s40462-018-0137-1","ISSN":"20513933","abstract":"Background: Over the past decade, the miniaturisation of animal borne tags such as geolocators and GPS-transmitters has revolutionized our knowledge of the whereabouts of migratory species. Novel light-weight multi-sensor loggers (1.4g), which harbour sensors for measuring ambient light intensity, atmospheric pressure, temperature and acceleration, were fixed to two long-distance migrant bird species - eurasian hoopoe (Upupa epops) and great reed warbler (Acrocephalus arundinaceus). Using acceleration and atmospheric pressure data recorded every 5 and 30min, respectively, we aimed at reconstructing individual diurnal and seasonal patterns of flight activity and flight altitude and thereby, at describing basic, yet hitherto unknown characteristics of migratory flight behaviour. Furthermore, we wanted to characterise the variability in these migration characteristics between individuals, species and migration periods. Results: The flight duration from breeding to sub-Saharan African non-breeding sites and back was more variable within than between the species. Great reed warblers were airborne for a total of 252 flight hours and thus, only slightly longer than eurasian hoopoes with 232h. With a few exceptions, both species migrated predominantly nocturnally - departure around dusk and landing before dawn. Mean flight altitudes were higher during pre- than during post-breeding migration (median 1100 to 1600ma.s.l.) and flight above 3000m occurred regularly with a few great reed warblers exceeding 6000ma.s.l. (max. 6458ma.s.l.). Individuals changed flight altitudes repeatedly during a flight bout, indicating a continuous search for (more) favourable flight conditions. Conclusions: We found high variation between individuals in the flight behaviour parameters measured - a variation that surprisingly even exceeded the variation between the species. More importantly, our results have shown that multi-sensor loggers have the potential to provide detailed insights into many fundamental aspects of individual behaviour in small aerial migrants. Combining the data recorded on the multiple sensors with, e.g., remote sensing data like weather and habitat quality on the spatial and temporal scale will be a great step forward to explore individual decisions during migration and their consequences.","author":[{"dropping-particle":"","family":"Liechti","given":"Felix","non-dropping-particle":"","parse-names":false,"suffix":""},{"dropping-particle":"","family":"Bauer","given":"Silke","non-dropping-particle":"","parse-names":false,"suffix":""},{"dropping-particle":"","family":"Dhanjal-Adams","given":"Kiran L.","non-dropping-particle":"","parse-names":false,"suffix":""},{"dropping-particle":"","family":"Emmenegger","given":"Tamara","non-dropping-particle":"","parse-names":false,"suffix":""},{"dropping-particle":"","family":"Zehtindjiev","given":"Pavel","non-dropping-particle":"","parse-names":false,"suffix":""},{"dropping-particle":"","family":"Hahn","given":"Steffen","non-dropping-particle":"","parse-names":false,"suffix":""}],"container-title":"Movement Ecology","id":"ITEM-3","issue":"1","issued":{"date-parts":[["2018"]]},"page":"1-10","publisher":"Movement Ecology","title":"Miniaturized multi-sensor loggers provide new insight into year-round flight behaviour of small trans-Sahara avian migrants","type":"article-journal","volume":"6"},"uris":["http://www.mendeley.com/documents/?uuid=c445dea7-bed4-4ffd-a46d-b7e9158c2144"]},{"id":"ITEM-4","itemData":{"DOI":"10.1016/j.cub.2018.06.054","ISSN":"09609822","PMID":"30146151","abstract":"Thousands of species migrate [1]. Though we have some understanding of where and when they travel, we still have very little insight into who migrates with whom and for how long. Group formation is pivotal in allowing individuals to interact, transfer information, and adapt to changing conditions [2]. Yet it is remarkably difficult to infer group membership in migrating animals without being able to directly observe them. Here, we use novel lightweight atmospheric pressure loggers to monitor group dynamics in a small migratory bird, the European bee-eater (Merops apiaster). We present the first evidence of a migratory bird flying together with non-kin of different ages and sexes at all stages of the life cycle. In fact, 49% stay together throughout the annual cycle, never separating longer than 5 days at a time despite the </w:instrText>
      </w:r>
      <w:r w:rsidR="007B68FC">
        <w:rPr>
          <w:rFonts w:ascii="Cambria Math" w:hAnsi="Cambria Math" w:cs="Cambria Math"/>
        </w:rPr>
        <w:instrText>∼</w:instrText>
      </w:r>
      <w:r w:rsidR="007B68FC">
        <w:instrText xml:space="preserve">14,000-km journey. Of those that separated for longer, 89% reunited within less than a month with individuals they had previously spent time with, having flown up to 5,000 km apart. These birds were not only using the same non-breeding sites, but also displayed coordinated foraging behaviors—these are unlikely to result from chance encounters in response to the same environmental conditions alone. Better understanding of migratory group dynamics, using the presented methods, could help improve our understanding of collective decision making during large-scale movements. Dhanjal-Adams et al. report on the spatiotemporal group dynamics of migrating bee-eaters using novel lightweight (1.4 g) multisensor loggers. Using synchronisation in pressure measurements, they show how some birds migrate </w:instrText>
      </w:r>
      <w:r w:rsidR="007B68FC">
        <w:rPr>
          <w:rFonts w:ascii="Cambria Math" w:hAnsi="Cambria Math" w:cs="Cambria Math"/>
        </w:rPr>
        <w:instrText>∼</w:instrText>
      </w:r>
      <w:r w:rsidR="007B68FC">
        <w:instrText>14,000 km together, while others repeatedly separate and come back together, despite separations of days or weeks.","author":[{"dropping-particle":"","family":"Dhanjal-Adams","given":"Kiran L.","non-dropping-particle":"","parse-names":false,"suffix":""},{"dropping-particle":"","family":"Bauer","given":"Silke","non-dropping-particle":"","parse-names":false,"suffix":""},{"dropping-particle":"","family":"Emmenegger","given":"Tamara","non-dropping-particle":"","parse-names":false,"suffix":""},{"dropping-particle":"","family":"Hahn","given":"Steffen","non-dropping-particle":"","parse-names":false,"suffix":""},{"dropping-particle":"","family":"Lisovski","given":"Simeon","non-dropping-particle":"","parse-names":false,"suffix":""},{"dropping-particle":"","family":"Liechti","given":"Felix","non-dropping-particle":"","parse-names":false,"suffix":""}],"container-title":"Current Biology","id":"ITEM-4","issue":"17","issued":{"date-parts":[["2018"]]},"page":"2824-2830.e3","publisher":"Elsevier Ltd.","title":"Spatiotemporal Group Dynamics in a Long-Distance Migratory Bird","type":"article-journal","volume":"28"},"uris":["http://www.mendeley.com/documents/?uuid=725f331d-7c14-4aca-8f56-bb1b9e3efcc4"]},{"id":"ITEM-5","itemData":{"DOI":"10.1111/jav.01821","ISSN":"1600048X","abstract":"Recent advances in tracking technology are based on the use of miniature sensors for recording new aspects of individual migratory behaviour. In this study, we have used activity data loggers with barometric and temperature sensors to record the flight altitudes as well as ground elevations during stationary periods of migratory songbirds. We tracked one individual of red-backed shrike and one great reed warbler along their autumn migration from Europe to Africa. Both individuals performed their migration stepwise in travel segments and climbed most metres during the passage across the Mediterranean Sea and the Sahara Desert and least metres during the first flight segment in Europe. The great reed warbler reached its highest flight altitude of 3950 m a.s.l. during the travel segment from Europe to west Africa, while the red-backed shrike reached 3650 m a.s.l as maximum flight altitude during its travel segment from Sahel to southern Africa. Both individuals used both lowlands and highlands for resting periods along their migrations. Furthermore, temperature decreased with increasing altitude during migratory flights for both individuals, highlighting the potential to determine flight duration from temperature measurements. Finally, we discuss how barometric data could be used to investigate birds’ responses to changes in air pressure as a cue for departures on migratory flights. This new technique, i.e. using a miniature data logger with barometric pressure sensor to estimate flight altitudes and ground elevations, will open up new avenues for research and importantly advance our understanding on how small birds behave during migratory flights.","author":[{"dropping-particle":"","family":"Sjöberg","given":"Sissel","non-dropping-particle":"","parse-names":false,"suffix":""},{"dropping-particle":"","family":"Pedersen","given":"Lykke","non-dropping-particle":"","parse-names":false,"suffix":""},{"dropping-particle":"","family":"Malmiga","given":"Gintaras","non-dropping-particle":"","parse-names":false,"suffix":""},{"dropping-particle":"","family":"Alerstam","given":"Thomas","non-dropping-particle":"","parse-names":false,"suffix":""},{"dropping-particle":"","family":"Hansson","given":"Bengt","non-dropping-particle":"","parse-names":false,"suffix":""},{"dropping-particle":"","family":"Hasselquist","given":"Dennis","non-dropping-particle":"","parse-names":false,"suffix":""},{"dropping-particle":"","family":"Thorup","given":"Kasper","non-dropping-particle":"","parse-names":false,"suffix":""},{"dropping-particle":"","family":"Tøttrup","given":"Anders P.","non-dropping-particle":"","parse-names":false,"suffix":""},{"dropping-particle":"","family":"Andersson","given":"Arne","non-dropping-particle":"","parse-names":false,"suffix":""},{"dropping-particle":"","family":"Bäckman","given":"Johan","non-dropping-particle":"","parse-names":false,"suffix":""}],"container-title":"Journal of Avian Biology","id":"ITEM-5","issue":"9","issued":{"date-parts":[["2018"]]},"title":"Barometer logging reveals new dimensions of individual songbird migration","type":"article-journal","volume":"49"},"uris":["http://www.mendeley.com/documents/?uuid=3de9af2d-429a-47b2-9ba8-0bb75434c245"]},{"id":"ITEM-6","itemData":{"DOI":"10.1038/s41598-019-56677-4","ISSN":"20452322","PMID":"31882957","abstract":"Each year, billions of songbirds cross large ecological barriers during their migration. Understanding how they perform this incredible task is crucial to predict how global change may threaten the safety of such journeys. Earlier studies based on radar suggested that most songbirds cross deserts in intermittent flights at high altitude, stopping in the desert during the day, while recent tracking with light loggers suggested diurnal prolongation of nocturnal flights and common non-stop flights for some species. We analyzed light intensity and temperature data obtained from geolocation loggers deployed on 130 individuals of ten migratory songbird species, and show that a large variety of strategies for crossing deserts exists between, but also sometimes within species. Diurnal stopover in the desert is a common strategy in autumn, while most species prolonged some nocturnal flights into the day. Non-stop flights over the desert occurred more frequently in spring than in autumn, and more frequently in foliage gleaners. Temperature recordings suggest that songbirds crossed deserts with flight bouts performed at various altitudes according to species and season, along a gradient ranging from low above ground in autumn to probably &gt;2000 m above ground level, and possibly at higher altitude in spring. High-altitude flights are therefore not the general rule for crossing deserts in migrant songbirds. We conclude that a diversity of migration strategies exists for desert crossing among songbirds, with variations between but also within species.","author":[{"dropping-particle":"","family":"Jiguet","given":"Frédéric","non-dropping-particle":"","parse-names":false,"suffix":""},{"dropping-particle":"","family":"Burgess","given":"Malcolm","non-dropping-particle":"","parse-names":false,"suffix":""},{"dropping-particle":"","family":"Thorup","given":"Kasper","non-dropping-particle":"","parse-names":false,"suffix":""},{"dropping-particle":"","family":"Conway","given":"Greg","non-dropping-particle":"","parse-names":false,"suffix":""},{"dropping-particle":"","family":"Arroyo Matos","given":"José Luis","non-dropping-particle":"","parse-names":false,"suffix":""},{"dropping-particle":"","family":"Barber","given":"Lee","non-dropping-particle":"","parse-names":false,"suffix":""},{"dropping-particle":"","family":"Black","given":"John","non-dropping-particle":"","parse-names":false,"suffix":""},{"dropping-particle":"","family":"Burton","given":"Niall","non-dropping-particle":"","parse-names":false,"suffix":""},{"dropping-particle":"","family":"Castelló","given":"Joan","non-dropping-particle":"","parse-names":false,"suffix":""},{"dropping-particle":"","family":"Clewley","given":"Gary","non-dropping-particle":"","parse-names":false,"suffix":""},{"dropping-particle":"","family":"Copete","given":"José Luis","non-dropping-particle":"","parse-names":false,"suffix":""},{"dropping-particle":"","family":"Czajkowski","given":"Michel Alexandre","non-dropping-particle":"","parse-names":false,"suffix":""},{"dropping-particle":"","family":"Dale","given":"Svein","non-dropping-particle":"","parse-names":false,"suffix":""},{"dropping-particle":"","family":"Davis","given":"Tony","non-dropping-particle":"","parse-names":false,"suffix":""},{"dropping-particle":"","family":"Dombrovski","given":"Valery","non-dropping-particle":"","parse-names":false,"suffix":""},{"dropping-particle":"","family":"Drew","given":"Mike","non-dropping-particle":"","parse-names":false,"suffix":""},{"dropping-particle":"","family":"Elts","given":"Jaanus","non-dropping-particle":"","parse-names":false,"suffix":""},{"dropping-particle":"","family":"Gilson","given":"Vicky","non-dropping-particle":"","parse-names":false,"suffix":""},{"dropping-particle":"","family":"Grzegorczyk","given":"Emilienne","non-dropping-particle":"","parse-names":false,"suffix":""},{"dropping-particle":"","family":"Henderson","given":"Ian","non-dropping-particle":"","parse-names":false,"suffix":""},{"dropping-particle":"","family":"Holdsworth","given":"Michael","non-dropping-particle":"","parse-names":false,"suffix":""},{"dropping-particle":"","family":"Husbands","given":"Rob","non-dropping-particle":"","parse-names":false,"suffix":""},{"dropping-particle":"","family":"Lorrilliere","given":"Romain","non-dropping-particle":"","parse-names":false,"suffix":""},{"dropping-particle":"","family":"Marja","given":"Riho","non-dropping-particle":"","parse-names":false,"suffix":""},{"dropping-particle":"","family":"Minkevicius","given":"Simonas","non-dropping-particle":"","parse-names":false,"suffix":""},{"dropping-particle":"","family":"Moussy","given":"Caroline","non-dropping-particle":"","parse-names":false,"suffix":""},{"dropping-particle":"","family":"Olsson","given":"Peter","non-dropping-particle":"","parse-names":false,"suffix":""},{"dropping-particle":"","family":"Onrubia","given":"Alejandro","non-dropping-particle":"","parse-names":false,"suffix":""},{"dropping-particle":"","family":"Pérez","given":"Marc","non-dropping-particle":"","parse-names":false,"suffix":""},{"dropping-particle":"","family":"Piacentini","given":"Joseph","non-dropping-particle":"","parse-names":false,"suffix":""},{"dropping-particle":"","family":"Piha","given":"Markus","non-dropping-particle":"","parse-names":false,"suffix":""},{"dropping-particle":"","family":"Pons","given":"Jean Marc","non-dropping-particle":"","parse-names":false,"suffix":""},{"dropping-particle":"","family":"Procházka","given":"Petr","non-dropping-particle":"","parse-names":false,"suffix":""},{"dropping-particle":"","family":"Raković","given":"Marko","non-dropping-particle":"","parse-names":false,"suffix":""},{"dropping-particle":"","family":"Robins","given":"Harriet","non-dropping-particle":"","parse-names":false,"suffix":""},{"dropping-particle":"","family":"Seimola","given":"Tuomas","non-dropping-particle":"","parse-names":false,"suffix":""},{"dropping-particle":"","family":"Selstam","given":"Gunnar","non-dropping-particle":"","parse-names":false,"suffix":""},{"dropping-particle":"","family":"Skierczyński","given":"Michał","non-dropping-particle":"","parse-names":false,"suffix":""},{"dropping-particle":"","family":"Sondell","given":"Jan","non-dropping-particl</w:instrText>
      </w:r>
      <w:r w:rsidR="007B68FC" w:rsidRPr="00484736">
        <w:rPr>
          <w:lang w:val="fr-CH"/>
        </w:rPr>
        <w:instrText>e":"","parse-names":false,"suffix":""},{"dropping-particle":"","family":"Thibault","given":"Jean Claude","non-dropping-particle":"","parse-names":false,"suffix":""},{"dropping-particle":"","family":"Tøttrup","given":"Anders P.","non-dropping-particle":"","parse-names":false,"suffix":""},{"dropping-particle":"","family":"Walker","given":"Justin","non-dropping-particle":"","parse-names":false,"suffix":""},{"dropping-particle":"","family":"Hewson","given":"Chris","non-dropping-particle":"","parse-names":false,"suffix":""}],"container-title":"Scientific Reports","id":"ITEM-6","issue":"1","issued":{"date-parts":[["2019"]]},"page":"1-12","title":"Desert crossing strategies of migrant songbirds vary between and within species","type":"article-journal","volume":"9"},"uris":["http://www.mendeley.com/documents/?uuid=0eb37b45-5a09-4539-8017-ca7af8b88f3d"]}],"mendeley":{"formattedCitation":"(e.g. Meier et al., 2018; Liechti et al., 2018; Dhanjal-Adams et al., 2018; Sjöberg et al., 2018; Jiguet et al., 2019; Briedis et al., 2020)","plainTextFormattedCitation":"(e.g. Meier et al., 2018; Liechti et al., 2018; Dhanjal-Adams et al., 2018; Sjöberg et al., 2018; Jiguet et al., 2019; Briedis et al., 2020)","previouslyFormattedCitation":"(e.g. Meier et al., 2018; Liechti et al., 2018; Dhanjal-Adams et al., 2018; Sjöberg et al., 2018; Jiguet et al., 2019; Briedis et al., 2020)"},"properties":{"noteIndex":0},"schema":"https://github.com/citation-style-language/schema/raw/master/csl-citation.json"}</w:instrText>
      </w:r>
      <w:r>
        <w:fldChar w:fldCharType="separate"/>
      </w:r>
      <w:r w:rsidR="00017DF3" w:rsidRPr="00484736">
        <w:rPr>
          <w:noProof/>
          <w:lang w:val="fr-CH"/>
        </w:rPr>
        <w:t>(e.g. Meier et al., 2018; Liechti et al., 2018; Dhanjal-Adams et al., 2018; Sjöberg et al., 2018; Jiguet et al., 2019; Briedis et al., 2020)</w:t>
      </w:r>
      <w:r>
        <w:fldChar w:fldCharType="end"/>
      </w:r>
      <w:r w:rsidR="00626777" w:rsidRPr="00484736">
        <w:rPr>
          <w:lang w:val="fr-CH"/>
        </w:rPr>
        <w:t>.</w:t>
      </w:r>
    </w:p>
    <w:p w14:paraId="57365DB3" w14:textId="58E4B5AC" w:rsidR="00F7030F" w:rsidRPr="00970352" w:rsidRDefault="003668D6" w:rsidP="00BA0A02">
      <w:r w:rsidRPr="00970352">
        <w:t>Despite th</w:t>
      </w:r>
      <w:r w:rsidR="1D878672" w:rsidRPr="00970352">
        <w:t>i</w:t>
      </w:r>
      <w:r w:rsidRPr="00970352">
        <w:t xml:space="preserve">s progress, </w:t>
      </w:r>
      <w:r w:rsidR="00F24C0C" w:rsidRPr="00970352">
        <w:t xml:space="preserve">geolocator </w:t>
      </w:r>
      <w:r w:rsidRPr="00970352">
        <w:t xml:space="preserve">studies </w:t>
      </w:r>
      <w:r w:rsidR="00F24C0C" w:rsidRPr="00970352">
        <w:t>still need to be carefully planned</w:t>
      </w:r>
      <w:r w:rsidRPr="00970352">
        <w:t xml:space="preserve"> </w:t>
      </w:r>
      <w:r w:rsidR="00167B71" w:rsidRPr="00970352">
        <w:t>(</w:t>
      </w:r>
      <w:r w:rsidR="1210FC81" w:rsidRPr="00970352">
        <w:t>in terms of</w:t>
      </w:r>
      <w:r w:rsidR="00167B71" w:rsidRPr="00970352">
        <w:t xml:space="preserve"> field time, research questions, sample size etc.) </w:t>
      </w:r>
      <w:r w:rsidRPr="00970352">
        <w:t xml:space="preserve">to </w:t>
      </w:r>
      <w:r w:rsidR="00167B71" w:rsidRPr="00970352">
        <w:t xml:space="preserve">improve the recapture </w:t>
      </w:r>
      <w:r w:rsidR="00B606FC">
        <w:t xml:space="preserve">rate </w:t>
      </w:r>
      <w:r w:rsidR="00167B71" w:rsidRPr="00970352">
        <w:t>of bird</w:t>
      </w:r>
      <w:r w:rsidR="12073C21" w:rsidRPr="00970352">
        <w:t>s</w:t>
      </w:r>
      <w:del w:id="53" w:author="Reto Burri" w:date="2020-12-04T10:37:00Z">
        <w:r w:rsidR="00167B71" w:rsidRPr="00970352" w:rsidDel="0011739C">
          <w:delText xml:space="preserve"> </w:delText>
        </w:r>
        <w:r w:rsidR="30B17B8E" w:rsidRPr="00970352" w:rsidDel="0011739C">
          <w:delText>from one</w:delText>
        </w:r>
        <w:r w:rsidR="00167B71" w:rsidRPr="00970352" w:rsidDel="0011739C">
          <w:delText xml:space="preserve"> season</w:delText>
        </w:r>
        <w:r w:rsidR="0DBCAE7F" w:rsidRPr="00970352" w:rsidDel="0011739C">
          <w:delText xml:space="preserve"> to the next</w:delText>
        </w:r>
      </w:del>
      <w:r w:rsidR="00167B71" w:rsidRPr="00970352">
        <w:t>. In this study</w:t>
      </w:r>
      <w:r w:rsidR="00F24C0C" w:rsidRPr="00970352">
        <w:t>,</w:t>
      </w:r>
      <w:r w:rsidR="00167B71" w:rsidRPr="00970352">
        <w:t xml:space="preserve"> </w:t>
      </w:r>
      <w:r w:rsidR="00F24C0C" w:rsidRPr="00970352">
        <w:t>w</w:t>
      </w:r>
      <w:r w:rsidR="00167B71" w:rsidRPr="00970352">
        <w:t xml:space="preserve">e </w:t>
      </w:r>
      <w:r w:rsidR="00F24C0C" w:rsidRPr="00970352">
        <w:t>present a</w:t>
      </w:r>
      <w:r w:rsidR="55C5D53F" w:rsidRPr="00970352">
        <w:t>n example</w:t>
      </w:r>
      <w:r w:rsidR="009141DB" w:rsidRPr="00970352">
        <w:t xml:space="preserve"> of </w:t>
      </w:r>
      <w:r w:rsidR="00B606FC">
        <w:t xml:space="preserve">one </w:t>
      </w:r>
      <w:r w:rsidR="009141DB" w:rsidRPr="00970352">
        <w:t>geolocator study carried out on two Afro-tropical migrants in Kenya</w:t>
      </w:r>
      <w:r w:rsidR="6C1AE173" w:rsidRPr="00970352">
        <w:t>.</w:t>
      </w:r>
      <w:r w:rsidR="22F6C76E" w:rsidRPr="00970352">
        <w:t xml:space="preserve"> T</w:t>
      </w:r>
      <w:r w:rsidR="009141DB" w:rsidRPr="00970352">
        <w:t>his study will demonstrate how pre-deployment analysis using an existing ringing database can help optimize the deployment of geolocators</w:t>
      </w:r>
      <w:r w:rsidR="00085A14">
        <w:t xml:space="preserve">. We focus on </w:t>
      </w:r>
      <w:r w:rsidR="00727645">
        <w:t>two</w:t>
      </w:r>
      <w:r w:rsidR="00085A14">
        <w:t xml:space="preserve"> </w:t>
      </w:r>
      <w:r w:rsidR="009141DB" w:rsidRPr="00970352">
        <w:t>questions</w:t>
      </w:r>
      <w:r w:rsidR="29FA22BE" w:rsidRPr="00970352">
        <w:t xml:space="preserve"> in particular</w:t>
      </w:r>
      <w:r w:rsidR="00F24C0C" w:rsidRPr="00970352">
        <w:t xml:space="preserve">: </w:t>
      </w:r>
      <w:r w:rsidR="00BE2215">
        <w:t>(</w:t>
      </w:r>
      <w:r w:rsidR="1C300560" w:rsidRPr="00970352">
        <w:t xml:space="preserve">1) how many birds can </w:t>
      </w:r>
      <w:r w:rsidR="00EF2023">
        <w:t>we expect to capture</w:t>
      </w:r>
      <w:r w:rsidR="1C300560" w:rsidRPr="00970352">
        <w:t xml:space="preserve"> </w:t>
      </w:r>
      <w:r w:rsidR="15E9B6F9" w:rsidRPr="00970352">
        <w:t xml:space="preserve">during </w:t>
      </w:r>
      <w:r w:rsidR="00A82340">
        <w:t>a full</w:t>
      </w:r>
      <w:r w:rsidR="1C300560" w:rsidRPr="00970352">
        <w:t xml:space="preserve"> season</w:t>
      </w:r>
      <w:r w:rsidR="00EF2023">
        <w:t xml:space="preserve"> for a given ringing</w:t>
      </w:r>
      <w:r w:rsidR="00B606FC">
        <w:t xml:space="preserve"> </w:t>
      </w:r>
      <w:r w:rsidR="00A82340">
        <w:t>schedule</w:t>
      </w:r>
      <w:r w:rsidR="00C54D51">
        <w:t xml:space="preserve"> </w:t>
      </w:r>
      <w:r w:rsidR="00A82340">
        <w:t>and</w:t>
      </w:r>
      <w:r w:rsidR="7FAFDA83" w:rsidRPr="00970352">
        <w:t xml:space="preserve"> </w:t>
      </w:r>
      <w:r w:rsidR="00BE2215">
        <w:t>(</w:t>
      </w:r>
      <w:r w:rsidR="7FAFDA83" w:rsidRPr="00970352">
        <w:t xml:space="preserve">2) </w:t>
      </w:r>
      <w:r w:rsidR="00085557">
        <w:t>h</w:t>
      </w:r>
      <w:r w:rsidR="009D2D50">
        <w:t>ow</w:t>
      </w:r>
      <w:r w:rsidR="008976CF">
        <w:t xml:space="preserve"> </w:t>
      </w:r>
      <w:r w:rsidR="00BF72DD">
        <w:t>can we</w:t>
      </w:r>
      <w:r w:rsidR="009D2D50">
        <w:t xml:space="preserve"> </w:t>
      </w:r>
      <w:r w:rsidR="00685406" w:rsidRPr="00970352">
        <w:t>maximize</w:t>
      </w:r>
      <w:r w:rsidR="00BF72DD">
        <w:t xml:space="preserve"> bird</w:t>
      </w:r>
      <w:r w:rsidR="009D2D50">
        <w:t xml:space="preserve"> recapture by </w:t>
      </w:r>
      <w:r w:rsidR="008B22C6">
        <w:t>equipping</w:t>
      </w:r>
      <w:r w:rsidR="008976CF">
        <w:t xml:space="preserve"> specific classes</w:t>
      </w:r>
      <w:r w:rsidR="00101BE5">
        <w:t xml:space="preserve"> of birds</w:t>
      </w:r>
      <w:r w:rsidR="00685406">
        <w:t xml:space="preserve"> (</w:t>
      </w:r>
      <w:r w:rsidR="00101BE5">
        <w:t xml:space="preserve">e.g. </w:t>
      </w:r>
      <w:r w:rsidR="00383CEA" w:rsidRPr="00970352">
        <w:t>sex</w:t>
      </w:r>
      <w:r w:rsidR="00101BE5">
        <w:t xml:space="preserve">, </w:t>
      </w:r>
      <w:r w:rsidR="008976CF">
        <w:lastRenderedPageBreak/>
        <w:t>age</w:t>
      </w:r>
      <w:r w:rsidR="00383CEA" w:rsidRPr="00970352">
        <w:t>)</w:t>
      </w:r>
      <w:r w:rsidR="008976CF">
        <w:t xml:space="preserve"> </w:t>
      </w:r>
      <w:r w:rsidR="00C10B12">
        <w:t>during specific periods of the year</w:t>
      </w:r>
      <w:r w:rsidR="5C65D7D3" w:rsidRPr="00970352">
        <w:t>?</w:t>
      </w:r>
      <w:r w:rsidR="00FD6967" w:rsidRPr="00970352">
        <w:br w:type="page"/>
      </w:r>
    </w:p>
    <w:p w14:paraId="4863D51E" w14:textId="5BB58B72" w:rsidR="002E6EED" w:rsidRPr="00970352" w:rsidRDefault="002E6EED" w:rsidP="00BA0A02">
      <w:pPr>
        <w:pStyle w:val="berschrift1"/>
      </w:pPr>
      <w:r w:rsidRPr="00970352">
        <w:lastRenderedPageBreak/>
        <w:t>Materials and methods</w:t>
      </w:r>
    </w:p>
    <w:p w14:paraId="0E8EE958" w14:textId="124B930E" w:rsidR="0073355F" w:rsidRPr="00970352" w:rsidRDefault="0073355F" w:rsidP="00BA0A02">
      <w:pPr>
        <w:pStyle w:val="berschrift2"/>
      </w:pPr>
      <w:r w:rsidRPr="00970352">
        <w:t xml:space="preserve">Ringing </w:t>
      </w:r>
      <w:r w:rsidR="00775FDF" w:rsidRPr="00970352">
        <w:t>s</w:t>
      </w:r>
      <w:r w:rsidRPr="00970352">
        <w:t xml:space="preserve">ite and </w:t>
      </w:r>
      <w:r w:rsidR="00775FDF" w:rsidRPr="00970352">
        <w:t>d</w:t>
      </w:r>
      <w:r w:rsidRPr="00970352">
        <w:t>atabase</w:t>
      </w:r>
    </w:p>
    <w:p w14:paraId="1ECE83DA" w14:textId="68A3C0C5" w:rsidR="00BF5941" w:rsidRPr="00970352" w:rsidRDefault="0011739C" w:rsidP="00BA0A02">
      <w:ins w:id="54" w:author="Reto Burri" w:date="2020-12-04T10:38:00Z">
        <w:r>
          <w:t xml:space="preserve">The </w:t>
        </w:r>
      </w:ins>
      <w:r w:rsidR="00B64146" w:rsidRPr="00970352">
        <w:t>A Rocha Kenya</w:t>
      </w:r>
      <w:r w:rsidR="00BF5941" w:rsidRPr="00970352">
        <w:t xml:space="preserve"> </w:t>
      </w:r>
      <w:r w:rsidR="1330AD5A" w:rsidRPr="00970352">
        <w:t xml:space="preserve">Conservation </w:t>
      </w:r>
      <w:ins w:id="55" w:author="Reto Burri" w:date="2020-12-04T10:39:00Z">
        <w:r>
          <w:t>C</w:t>
        </w:r>
      </w:ins>
      <w:del w:id="56" w:author="Reto Burri" w:date="2020-12-04T10:39:00Z">
        <w:r w:rsidR="00A551EC" w:rsidRPr="00970352" w:rsidDel="0011739C">
          <w:delText>c</w:delText>
        </w:r>
      </w:del>
      <w:r w:rsidR="00A551EC" w:rsidRPr="00970352">
        <w:t>entre</w:t>
      </w:r>
      <w:r w:rsidR="00BF5941" w:rsidRPr="00970352">
        <w:t xml:space="preserve"> </w:t>
      </w:r>
      <w:del w:id="57" w:author="Reto Burri" w:date="2020-12-04T10:39:00Z">
        <w:r w:rsidR="00BF5941" w:rsidRPr="00970352" w:rsidDel="0011739C">
          <w:delText>(3</w:delText>
        </w:r>
        <w:r w:rsidR="00A551EC" w:rsidRPr="00970352" w:rsidDel="0011739C">
          <w:delText>°</w:delText>
        </w:r>
        <w:r w:rsidR="00BF5941" w:rsidRPr="00970352" w:rsidDel="0011739C">
          <w:delText>22'36.3"S</w:delText>
        </w:r>
        <w:r w:rsidR="00AA18F1" w:rsidDel="0011739C">
          <w:delText xml:space="preserve"> </w:delText>
        </w:r>
        <w:r w:rsidR="00BF5941" w:rsidRPr="00970352" w:rsidDel="0011739C">
          <w:delText>39</w:delText>
        </w:r>
        <w:r w:rsidR="00A551EC" w:rsidRPr="00970352" w:rsidDel="0011739C">
          <w:delText>°</w:delText>
        </w:r>
        <w:r w:rsidR="00BF5941" w:rsidRPr="00970352" w:rsidDel="0011739C">
          <w:delText xml:space="preserve">59'16.9"E) </w:delText>
        </w:r>
      </w:del>
      <w:r w:rsidR="00BF5941" w:rsidRPr="00970352">
        <w:t xml:space="preserve">is located on the coast of Kenya and in the middle of the Northern Zanzibar-Inhambane Coastal Forest Mosaic </w:t>
      </w:r>
      <w:proofErr w:type="spellStart"/>
      <w:r w:rsidR="00BF5941" w:rsidRPr="00970352">
        <w:t>ecoregion</w:t>
      </w:r>
      <w:proofErr w:type="spellEnd"/>
      <w:ins w:id="58" w:author="Reto Burri" w:date="2020-12-04T10:39:00Z">
        <w:r>
          <w:t xml:space="preserve"> </w:t>
        </w:r>
        <w:r w:rsidRPr="00970352">
          <w:t>(3°22'36.3"S</w:t>
        </w:r>
        <w:r>
          <w:t xml:space="preserve"> </w:t>
        </w:r>
        <w:r w:rsidRPr="00970352">
          <w:t>39°59'16.9"E)</w:t>
        </w:r>
      </w:ins>
      <w:r w:rsidR="00771906">
        <w:t>. This region is</w:t>
      </w:r>
      <w:r w:rsidR="00BF5941" w:rsidRPr="00970352">
        <w:t xml:space="preserve"> recognized for its</w:t>
      </w:r>
      <w:r w:rsidR="003A6D8A" w:rsidRPr="00970352">
        <w:t xml:space="preserve"> high</w:t>
      </w:r>
      <w:r w:rsidR="00BF5941" w:rsidRPr="00970352">
        <w:t xml:space="preserve"> </w:t>
      </w:r>
      <w:r w:rsidR="00A551EC" w:rsidRPr="00970352">
        <w:t>biodiversity</w:t>
      </w:r>
      <w:r w:rsidR="00BF5941" w:rsidRPr="00970352">
        <w:t xml:space="preserve"> value</w:t>
      </w:r>
      <w:r w:rsidR="00A551EC" w:rsidRPr="00970352">
        <w:t xml:space="preserve"> </w:t>
      </w:r>
      <w:r w:rsidR="00B64146" w:rsidRPr="00970352">
        <w:fldChar w:fldCharType="begin" w:fldLock="1"/>
      </w:r>
      <w:r w:rsidR="00B64146" w:rsidRPr="00970352">
        <w:instrText>ADDIN CSL_CITATION {"citationItems":[{"id":"ITEM-1","itemData":{"DOI":"10.1038/468895a","ISSN":"00280836","author":[{"dropping-particle":"","family":"Marris","given":"Emma","non-dropping-particle":"","parse-names":false,"suffix":""}],"container-title":"Nature","id":"ITEM-1","issue":"7326","issued":{"date-parts":[["2010"]]},"page":"895","title":"Conservation: Biodiversity as a bonus prize","type":"article-journal","volume":"468"},"uris":["http://www.mendeley.com/documents/?uuid=d80a7cf5-1ceb-4397-a132-c743946fb79b"]}],"mendeley":{"formattedCitation":"(Marris, 2010)","plainTextFormattedCitation":"(Marris, 2010)","previouslyFormattedCitation":"(Marris, 2010)"},"properties":{"noteIndex":0},"schema":"https://github.com/citation-style-language/schema/raw/master/csl-citation.json"}</w:instrText>
      </w:r>
      <w:r w:rsidR="00B64146" w:rsidRPr="00970352">
        <w:fldChar w:fldCharType="separate"/>
      </w:r>
      <w:r w:rsidR="005D7D08" w:rsidRPr="00970352">
        <w:rPr>
          <w:noProof/>
        </w:rPr>
        <w:t>(Marris, 2010)</w:t>
      </w:r>
      <w:r w:rsidR="00B64146" w:rsidRPr="00970352">
        <w:fldChar w:fldCharType="end"/>
      </w:r>
      <w:r w:rsidR="004078FF" w:rsidRPr="00970352">
        <w:t xml:space="preserve"> </w:t>
      </w:r>
      <w:r w:rsidR="00572DB2">
        <w:t xml:space="preserve">yet faces </w:t>
      </w:r>
      <w:r w:rsidR="00035622">
        <w:t xml:space="preserve">increasing </w:t>
      </w:r>
      <w:r w:rsidR="004078FF" w:rsidRPr="00970352">
        <w:t xml:space="preserve">habitat </w:t>
      </w:r>
      <w:r w:rsidR="7331B714" w:rsidRPr="00970352">
        <w:t>fragmentation</w:t>
      </w:r>
      <w:r w:rsidR="00035622">
        <w:t xml:space="preserve"> due to the </w:t>
      </w:r>
      <w:r w:rsidR="3A520972" w:rsidRPr="00970352">
        <w:t>expansion of agriculture and charcoal burning</w:t>
      </w:r>
      <w:r w:rsidR="00E807DF" w:rsidRPr="00970352">
        <w:t xml:space="preserve"> </w:t>
      </w:r>
      <w:r w:rsidR="00B64146" w:rsidRPr="00970352">
        <w:fldChar w:fldCharType="begin" w:fldLock="1"/>
      </w:r>
      <w:r w:rsidR="00B64146" w:rsidRPr="00970352">
        <w:instrText>ADDIN CSL_CITATION {"citationItems":[{"id":"ITEM-1","itemData":{"author":[{"dropping-particle":"","family":"Burgess","given":"N","non-dropping-particle":"","parse-names":false,"suffix":""},{"dropping-particle":"","family":"Clarke","given":"G","non-dropping-particle":"","parse-names":false,"suffix":""}],"id":"ITEM-1","issued":{"date-parts":[["2000"]]},"title":"Coastal forests of eastern Africa","type":"paper-conference"},"uris":["http://www.mendeley.com/documents/?uuid=e7528d92-5809-4842-b986-1cfa66bccd4e"]}],"mendeley":{"formattedCitation":"(Burgess &amp; Clarke, 2000)","plainTextFormattedCitation":"(Burgess &amp; Clarke, 2000)","previouslyFormattedCitation":"(Burgess &amp; Clarke, 2000)"},"properties":{"noteIndex":0},"schema":"https://github.com/citation-style-language/schema/raw/master/csl-citation.json"}</w:instrText>
      </w:r>
      <w:r w:rsidR="00B64146" w:rsidRPr="00970352">
        <w:fldChar w:fldCharType="separate"/>
      </w:r>
      <w:r w:rsidR="00E807DF" w:rsidRPr="00970352">
        <w:rPr>
          <w:noProof/>
        </w:rPr>
        <w:t>(Burgess &amp; Clarke, 2000)</w:t>
      </w:r>
      <w:r w:rsidR="00B64146" w:rsidRPr="00970352">
        <w:fldChar w:fldCharType="end"/>
      </w:r>
      <w:r w:rsidR="00E807DF" w:rsidRPr="00970352">
        <w:t>.</w:t>
      </w:r>
      <w:r w:rsidR="3A520972" w:rsidRPr="00970352">
        <w:t xml:space="preserve"> </w:t>
      </w:r>
      <w:commentRangeStart w:id="59"/>
      <w:del w:id="60" w:author="Reto Burri" w:date="2020-12-04T10:39:00Z">
        <w:r w:rsidR="00470703" w:rsidRPr="00970352" w:rsidDel="0011739C">
          <w:delText xml:space="preserve">Located </w:delText>
        </w:r>
        <w:r w:rsidR="008D57BD" w:rsidRPr="00970352" w:rsidDel="0011739C">
          <w:delText xml:space="preserve">near </w:delText>
        </w:r>
        <w:r w:rsidR="00737CAE" w:rsidRPr="00970352" w:rsidDel="0011739C">
          <w:delText xml:space="preserve">the </w:delText>
        </w:r>
        <w:r w:rsidR="00C21D46" w:rsidDel="0011739C">
          <w:delText>e</w:delText>
        </w:r>
        <w:r w:rsidR="00C21D46" w:rsidRPr="00970352" w:rsidDel="0011739C">
          <w:delText xml:space="preserve">quator </w:delText>
        </w:r>
        <w:r w:rsidR="008D57BD" w:rsidRPr="00970352" w:rsidDel="0011739C">
          <w:delText>(400km south),</w:delText>
        </w:r>
        <w:r w:rsidR="00737CAE" w:rsidRPr="00970352" w:rsidDel="0011739C">
          <w:delText xml:space="preserve"> </w:delText>
        </w:r>
        <w:r w:rsidR="00C33379" w:rsidRPr="00970352" w:rsidDel="0011739C">
          <w:delText>several migrant strateg</w:delText>
        </w:r>
        <w:r w:rsidR="079E7C17" w:rsidRPr="00970352" w:rsidDel="0011739C">
          <w:delText>ies</w:delText>
        </w:r>
        <w:r w:rsidR="00C33379" w:rsidRPr="00970352" w:rsidDel="0011739C">
          <w:delText xml:space="preserve"> overlap in this area </w:delText>
        </w:r>
        <w:r w:rsidR="00B64146" w:rsidRPr="00970352" w:rsidDel="0011739C">
          <w:fldChar w:fldCharType="begin" w:fldLock="1"/>
        </w:r>
        <w:r w:rsidR="00B64146" w:rsidRPr="00970352" w:rsidDel="0011739C">
          <w:delInstrText>ADDIN CSL_CITATION {"citationItems":[{"id":"ITEM-1","itemData":{"abstract":"Each year, thousands of millions of African birds undertake seasonal movements, ranging from a few hundred kilometres to epic trans-continental journeys of more than 10 000 kilometres. Of the approximately 1 800 bird species found in sub-Saharan Africa, nearly 200 species migrate seasonally between the Palearctic (Europe and Asia) and Afrotropical (sub-Saharan Africa) regions. A further 50 or so migrate between Africa and the New World, Antarctica and oceanic islands. In addition to these, more than 580 species are known to undertake seasonal migrations within the continent. This intra-African migrant, the Diederik Cuckoo, will have tackled the journey from southern Africa to its tropical non-breeding grounds and back without ever having had contact with its parents. nigel j dennis/abpl","author":[{"dropping-particle":"","family":"Turpie","given":"Jane K","non-dropping-particle":"","parse-names":false,"suffix":""}],"container-title":"Africa Birds and Birding","id":"ITEM-1","issued":{"date-parts":[["1996"]]},"page":"61 -67","title":"Superpilots Bird migration in Africa","type":"article-journal"},"uris":["http://www.mendeley.com/documents/?uuid=5aa0ff09-e838-4c9f-ba0b-7230dd9e68c5"]}],"mendeley":{"formattedCitation":"(Turpie, 1996)","plainTextFormattedCitation":"(Turpie, 1996)","previouslyFormattedCitation":"(Turpie, 1996)"},"properties":{"noteIndex":0},"schema":"https://github.com/citation-style-language/schema/raw/master/csl-citation.json"}</w:delInstrText>
        </w:r>
        <w:r w:rsidR="00B64146" w:rsidRPr="00970352" w:rsidDel="0011739C">
          <w:fldChar w:fldCharType="separate"/>
        </w:r>
        <w:r w:rsidR="007F1D6B" w:rsidRPr="00970352" w:rsidDel="0011739C">
          <w:rPr>
            <w:noProof/>
          </w:rPr>
          <w:delText>(Turpie, 1996)</w:delText>
        </w:r>
        <w:r w:rsidR="00B64146" w:rsidRPr="00970352" w:rsidDel="0011739C">
          <w:fldChar w:fldCharType="end"/>
        </w:r>
        <w:r w:rsidR="00C82B3E" w:rsidRPr="00970352" w:rsidDel="0011739C">
          <w:delText>:</w:delText>
        </w:r>
        <w:r w:rsidR="007F1D6B" w:rsidRPr="00970352" w:rsidDel="0011739C">
          <w:delText xml:space="preserve"> </w:delText>
        </w:r>
        <w:r w:rsidR="46C1AC01" w:rsidRPr="00970352" w:rsidDel="0011739C">
          <w:delText>palearctic</w:delText>
        </w:r>
        <w:r w:rsidR="007F1D6B" w:rsidRPr="00970352" w:rsidDel="0011739C">
          <w:delText xml:space="preserve"> passage</w:delText>
        </w:r>
        <w:r w:rsidR="00C82B3E" w:rsidRPr="00970352" w:rsidDel="0011739C">
          <w:delText xml:space="preserve"> </w:delText>
        </w:r>
        <w:r w:rsidR="009E017E" w:rsidRPr="00970352" w:rsidDel="0011739C">
          <w:delText>(e.g. Sedge Warbler</w:delText>
        </w:r>
        <w:r w:rsidR="00512C26" w:rsidDel="0011739C">
          <w:delText xml:space="preserve"> </w:delText>
        </w:r>
        <w:r w:rsidR="00512C26" w:rsidRPr="00512C26" w:rsidDel="0011739C">
          <w:rPr>
            <w:i/>
            <w:iCs/>
          </w:rPr>
          <w:delText>Acrocephalus schoenobaenus</w:delText>
        </w:r>
        <w:r w:rsidR="009E017E" w:rsidRPr="00970352" w:rsidDel="0011739C">
          <w:delText xml:space="preserve">) </w:delText>
        </w:r>
        <w:r w:rsidR="00E807DF" w:rsidRPr="00970352" w:rsidDel="0011739C">
          <w:delText xml:space="preserve">and </w:delText>
        </w:r>
        <w:r w:rsidR="007F1D6B" w:rsidRPr="00970352" w:rsidDel="0011739C">
          <w:delText>wintering</w:delText>
        </w:r>
        <w:r w:rsidR="009E017E" w:rsidRPr="00970352" w:rsidDel="0011739C">
          <w:delText xml:space="preserve"> (e.g. Spotted Flycatcher</w:delText>
        </w:r>
        <w:r w:rsidR="00E40D37" w:rsidDel="0011739C">
          <w:delText xml:space="preserve"> </w:delText>
        </w:r>
        <w:r w:rsidR="00E40D37" w:rsidRPr="00512C26" w:rsidDel="0011739C">
          <w:rPr>
            <w:i/>
            <w:iCs/>
          </w:rPr>
          <w:delText>Muscicapa striata</w:delText>
        </w:r>
        <w:r w:rsidR="009E017E" w:rsidRPr="00970352" w:rsidDel="0011739C">
          <w:delText>)</w:delText>
        </w:r>
        <w:r w:rsidR="00C82B3E" w:rsidRPr="00970352" w:rsidDel="0011739C">
          <w:delText>,</w:delText>
        </w:r>
        <w:r w:rsidR="008D3FE3" w:rsidRPr="00970352" w:rsidDel="0011739C">
          <w:delText xml:space="preserve"> </w:delText>
        </w:r>
        <w:r w:rsidR="7F254088" w:rsidRPr="00970352" w:rsidDel="0011739C">
          <w:delText xml:space="preserve">and </w:delText>
        </w:r>
        <w:r w:rsidR="00E807DF" w:rsidRPr="00970352" w:rsidDel="0011739C">
          <w:delText xml:space="preserve">several </w:delText>
        </w:r>
        <w:r w:rsidR="008D3FE3" w:rsidRPr="00970352" w:rsidDel="0011739C">
          <w:delText>types of</w:delText>
        </w:r>
        <w:r w:rsidR="00C82B3E" w:rsidRPr="00970352" w:rsidDel="0011739C">
          <w:delText xml:space="preserve"> </w:delText>
        </w:r>
        <w:r w:rsidR="00B8236C" w:rsidRPr="00970352" w:rsidDel="0011739C">
          <w:delText>intra-</w:delText>
        </w:r>
        <w:r w:rsidR="7D901A7F" w:rsidRPr="00970352" w:rsidDel="0011739C">
          <w:delText>African</w:delText>
        </w:r>
        <w:r w:rsidR="00B8236C" w:rsidRPr="00970352" w:rsidDel="0011739C">
          <w:delText xml:space="preserve"> </w:delText>
        </w:r>
        <w:r w:rsidR="008D3FE3" w:rsidRPr="00970352" w:rsidDel="0011739C">
          <w:delText>migration</w:delText>
        </w:r>
        <w:r w:rsidR="71350191" w:rsidRPr="00970352" w:rsidDel="0011739C">
          <w:delText xml:space="preserve">: </w:delText>
        </w:r>
        <w:r w:rsidR="008D3FE3" w:rsidRPr="00970352" w:rsidDel="0011739C">
          <w:delText>wintering</w:delText>
        </w:r>
        <w:r w:rsidR="009E017E" w:rsidRPr="00970352" w:rsidDel="0011739C">
          <w:delText xml:space="preserve"> (e.g. </w:delText>
        </w:r>
        <w:r w:rsidR="00864880" w:rsidDel="0011739C">
          <w:delText xml:space="preserve">African </w:delText>
        </w:r>
        <w:r w:rsidR="00B62AFB" w:rsidRPr="00970352" w:rsidDel="0011739C">
          <w:delText>Pygmy Kingfisher</w:delText>
        </w:r>
        <w:r w:rsidR="00864880" w:rsidDel="0011739C">
          <w:delText xml:space="preserve"> </w:delText>
        </w:r>
        <w:r w:rsidR="00864880" w:rsidRPr="00512C26" w:rsidDel="0011739C">
          <w:rPr>
            <w:i/>
            <w:iCs/>
          </w:rPr>
          <w:delText>Ispidina picta</w:delText>
        </w:r>
        <w:r w:rsidR="009E017E" w:rsidRPr="00970352" w:rsidDel="0011739C">
          <w:delText>)</w:delText>
        </w:r>
        <w:r w:rsidR="008D3FE3" w:rsidRPr="00970352" w:rsidDel="0011739C">
          <w:delText>, passage</w:delText>
        </w:r>
        <w:r w:rsidR="009E017E" w:rsidRPr="00970352" w:rsidDel="0011739C">
          <w:delText xml:space="preserve"> (e.g. </w:delText>
        </w:r>
        <w:r w:rsidR="00B42258" w:rsidRPr="00970352" w:rsidDel="0011739C">
          <w:delText>White-throated Bee-eater</w:delText>
        </w:r>
        <w:r w:rsidR="00F059EE" w:rsidDel="0011739C">
          <w:delText xml:space="preserve"> </w:delText>
        </w:r>
        <w:r w:rsidR="00F059EE" w:rsidRPr="00512C26" w:rsidDel="0011739C">
          <w:rPr>
            <w:i/>
            <w:iCs/>
          </w:rPr>
          <w:delText>Merops albicollis</w:delText>
        </w:r>
        <w:r w:rsidR="009E017E" w:rsidRPr="00970352" w:rsidDel="0011739C">
          <w:delText>)</w:delText>
        </w:r>
        <w:r w:rsidR="008D3FE3" w:rsidRPr="00970352" w:rsidDel="0011739C">
          <w:delText xml:space="preserve">, </w:delText>
        </w:r>
        <w:r w:rsidR="1C7C1CDC" w:rsidRPr="00970352" w:rsidDel="0011739C">
          <w:delText>and summering</w:delText>
        </w:r>
        <w:r w:rsidR="00A81CF5" w:rsidRPr="00970352" w:rsidDel="0011739C">
          <w:delText xml:space="preserve"> (e.g. )</w:delText>
        </w:r>
        <w:r w:rsidR="1C7C1CDC" w:rsidRPr="00970352" w:rsidDel="0011739C">
          <w:delText>,</w:delText>
        </w:r>
        <w:r w:rsidR="00F00025" w:rsidRPr="00970352" w:rsidDel="0011739C">
          <w:delText xml:space="preserve"> </w:delText>
        </w:r>
        <w:r w:rsidR="24BCB6B4" w:rsidRPr="00970352" w:rsidDel="0011739C">
          <w:delText xml:space="preserve">and finally predictable and erratic </w:delText>
        </w:r>
        <w:r w:rsidR="009A10F1" w:rsidRPr="00970352" w:rsidDel="0011739C">
          <w:delText>rain-related movement</w:delText>
        </w:r>
        <w:r w:rsidR="71DA22C2" w:rsidRPr="00970352" w:rsidDel="0011739C">
          <w:delText>s</w:delText>
        </w:r>
        <w:r w:rsidR="00851C16" w:rsidRPr="00970352" w:rsidDel="0011739C">
          <w:delText xml:space="preserve"> (e.g.)</w:delText>
        </w:r>
        <w:r w:rsidR="009A10F1" w:rsidRPr="00970352" w:rsidDel="0011739C">
          <w:delText>.</w:delText>
        </w:r>
        <w:commentRangeEnd w:id="59"/>
        <w:r w:rsidR="00B64146" w:rsidRPr="00970352" w:rsidDel="0011739C">
          <w:rPr>
            <w:rStyle w:val="Kommentarzeichen"/>
          </w:rPr>
          <w:commentReference w:id="59"/>
        </w:r>
      </w:del>
    </w:p>
    <w:p w14:paraId="511BA64A" w14:textId="467C6191" w:rsidR="00BF5941" w:rsidRPr="00970352" w:rsidRDefault="00BF5941" w:rsidP="02D9F3B0">
      <w:pPr>
        <w:rPr>
          <w:rFonts w:cs="Arial"/>
          <w:b/>
          <w:bCs/>
          <w:kern w:val="32"/>
        </w:rPr>
      </w:pPr>
      <w:del w:id="61" w:author="Reto Burri" w:date="2020-12-04T10:40:00Z">
        <w:r w:rsidDel="0011739C">
          <w:delText>More locally, t</w:delText>
        </w:r>
      </w:del>
      <w:ins w:id="62" w:author="Reto Burri" w:date="2020-12-04T10:40:00Z">
        <w:r w:rsidR="0011739C">
          <w:t>T</w:t>
        </w:r>
      </w:ins>
      <w:r>
        <w:t xml:space="preserve">he </w:t>
      </w:r>
      <w:r w:rsidR="00320C72">
        <w:t>Conservation</w:t>
      </w:r>
      <w:r w:rsidR="375ADA34">
        <w:t xml:space="preserve"> </w:t>
      </w:r>
      <w:ins w:id="63" w:author="Reto Burri" w:date="2020-12-04T10:39:00Z">
        <w:r w:rsidR="0011739C">
          <w:t>C</w:t>
        </w:r>
      </w:ins>
      <w:del w:id="64" w:author="Reto Burri" w:date="2020-12-04T10:39:00Z">
        <w:r w:rsidR="5224FD2A" w:rsidDel="0011739C">
          <w:delText>c</w:delText>
        </w:r>
      </w:del>
      <w:r w:rsidR="5224FD2A">
        <w:t xml:space="preserve">entre </w:t>
      </w:r>
      <w:r>
        <w:t xml:space="preserve">is </w:t>
      </w:r>
      <w:r w:rsidR="00320C72">
        <w:t>located</w:t>
      </w:r>
      <w:r w:rsidR="005C5313">
        <w:t xml:space="preserve"> </w:t>
      </w:r>
      <w:r>
        <w:t>on a residential co</w:t>
      </w:r>
      <w:r w:rsidR="1D444EC3">
        <w:t>a</w:t>
      </w:r>
      <w:r>
        <w:t>st</w:t>
      </w:r>
      <w:r w:rsidR="2EE045CF">
        <w:t>al</w:t>
      </w:r>
      <w:r>
        <w:t xml:space="preserve"> scrub/forest that </w:t>
      </w:r>
      <w:r w:rsidR="446F11CB">
        <w:t xml:space="preserve">has </w:t>
      </w:r>
      <w:r>
        <w:t>benefit</w:t>
      </w:r>
      <w:r w:rsidR="224FD39A">
        <w:t>ted</w:t>
      </w:r>
      <w:r>
        <w:t xml:space="preserve"> from l</w:t>
      </w:r>
      <w:r w:rsidR="07A847BE">
        <w:t xml:space="preserve">imited </w:t>
      </w:r>
      <w:r>
        <w:t xml:space="preserve">habitat change over the last 50 years </w:t>
      </w:r>
      <w:r>
        <w:fldChar w:fldCharType="begin" w:fldLock="1"/>
      </w:r>
      <w:r>
        <w:instrText>ADDIN CSL_CITATION {"citationItems":[{"id":"ITEM-1","itemData":{"DOI":"10.4236/ojf.2016.64019","ISSN":"2163-0429","abstract":"Watamu Mida creek coastal areas, mainly the shoreline, the mangroves and the general environ-ment have been changing due to the impact of land use change, shoreline erosion, human popula-tion pressure and the expansion of tourism sector. This research assesses the impact of land use change on mangrove dynamics and shoreline erosion as well as the main driving factors that cause these changes in Watamu Midacreek. This study uses old aerial photographs (1969 and 1989), current high resolution satellite images World view (2010) and ground truthing in combination with information from the local community to analyze the impact of change in land use from 1969-2010. Land use and cover types were visually interpreted, digitized and delineated using aerial photographs of 1969, 1989 and 2010 satellite images in ArcGIS.9.3.1 and ERDAS IMAGINE 2014 software. The results of the land use change between 1969 and 1989 showed a decline of scrub land, miscellaneous coastal vegetation, coastal bush, thicket with trees and mangroves, whereas new types of land use which emerged during this period were town and barren land. The greatest land use change rate observed between 1969 and 1989 was in miscellaneous coastal vegetation at 2.5%, while coastal bush experienced a significant negative change rate of −6.5%. The main land use changes observed between 1989 and 2010 were increasing coastal bush, an expansion of town and urban areas, hotels and private holiday houses. Encroachments into the mangrove forest have been observed both by local people and foreign private holiday house owners. The change in land use had an impact on shoreline changes as well. Areas mainly covered by old trees, and coastal bushes which protected the shoreline from erosion currently have been converted into very big hotels and several private holiday house complexes. The main drivers of land use change were human population growth and policy (through weakness of law enforcement). Policies and regu-lations which are not currently implemented need to be updated based on the current pressure-state situation, and there should be strong law enforcement and strict regulation to control any unplanned developments along the coast and in the neighboring hinterland.","author":[{"dropping-particle":"","family":"Alemayehu","given":"Fikir","non-dropping-particle":"","parse-names":false,"suffix":""}],"container-title":"Open Journal of Forestry","id":"ITEM-1","issue":"04","issued":{"date-parts":[["2016"]]},"page":"230-242","title":"Land Use and Land Cover Change in the Coastal Area of Watamu Mida Creek, Kenya","type":"article-journal","volume":"06"},"uris":["http://www.mendeley.com/documents/?uuid=defa967f-0c13-470a-b1f2-6ad5fcd0b7cf"]}],"mendeley":{"formattedCitation":"(Alemayehu, 2016)","plainTextFormattedCitation":"(Alemayehu, 2016)","previouslyFormattedCitation":"(Alemayehu, 2016)"},"properties":{"noteIndex":0},"schema":"https://github.com/citation-style-language/schema/raw/master/csl-citation.json"}</w:instrText>
      </w:r>
      <w:r>
        <w:fldChar w:fldCharType="separate"/>
      </w:r>
      <w:r w:rsidR="005D7D08" w:rsidRPr="3CC4E548">
        <w:rPr>
          <w:noProof/>
        </w:rPr>
        <w:t>(Alemayehu, 2016)</w:t>
      </w:r>
      <w:r>
        <w:fldChar w:fldCharType="end"/>
      </w:r>
      <w:r w:rsidR="1EDD4831">
        <w:t>, in the effort to preserve the ecosystems for tourism purposes</w:t>
      </w:r>
      <w:r>
        <w:t xml:space="preserve">. </w:t>
      </w:r>
      <w:r w:rsidR="000A2D01">
        <w:t>Mist nets</w:t>
      </w:r>
      <w:r>
        <w:t xml:space="preserve"> are </w:t>
      </w:r>
      <w:r w:rsidR="630ED448">
        <w:t>placed</w:t>
      </w:r>
      <w:r>
        <w:t xml:space="preserve"> in </w:t>
      </w:r>
      <w:r w:rsidR="00E83136">
        <w:t>a</w:t>
      </w:r>
      <w:r>
        <w:t xml:space="preserve"> nature trail </w:t>
      </w:r>
      <w:r w:rsidR="0A23407C">
        <w:t xml:space="preserve">that runs </w:t>
      </w:r>
      <w:r w:rsidR="00DF5E49">
        <w:t xml:space="preserve">through a small patch of forest managed by the </w:t>
      </w:r>
      <w:r w:rsidR="0443EEC9">
        <w:t xml:space="preserve">Conservation </w:t>
      </w:r>
      <w:r w:rsidR="00614C54">
        <w:t>centre</w:t>
      </w:r>
      <w:r w:rsidR="00DF5E49">
        <w:t xml:space="preserve">. </w:t>
      </w:r>
    </w:p>
    <w:p w14:paraId="3EE9BBCC" w14:textId="2CB7D63D" w:rsidR="004C42F2" w:rsidRPr="00970352" w:rsidRDefault="00156367" w:rsidP="00BA0A02">
      <w:r w:rsidRPr="00970352">
        <w:t>In this study, we use the ringing data</w:t>
      </w:r>
      <w:r w:rsidR="00E83136" w:rsidRPr="00970352">
        <w:t>set</w:t>
      </w:r>
      <w:r w:rsidRPr="00970352">
        <w:t xml:space="preserve"> </w:t>
      </w:r>
      <w:r w:rsidR="1BB849EA" w:rsidRPr="00970352">
        <w:t xml:space="preserve">from </w:t>
      </w:r>
      <w:r w:rsidRPr="00970352">
        <w:t>ringing session</w:t>
      </w:r>
      <w:r w:rsidR="508D923C" w:rsidRPr="00970352">
        <w:t>s</w:t>
      </w:r>
      <w:r w:rsidR="55608460" w:rsidRPr="00970352">
        <w:t xml:space="preserve"> </w:t>
      </w:r>
      <w:r w:rsidR="0C9DA37C" w:rsidRPr="00970352">
        <w:t xml:space="preserve">conducted regularly </w:t>
      </w:r>
      <w:r w:rsidR="24A77484" w:rsidRPr="00970352">
        <w:t xml:space="preserve">from </w:t>
      </w:r>
      <w:r w:rsidR="00E83136" w:rsidRPr="00970352">
        <w:t xml:space="preserve">2002 </w:t>
      </w:r>
      <w:r w:rsidR="7E30BA82" w:rsidRPr="00970352">
        <w:t xml:space="preserve">to </w:t>
      </w:r>
      <w:r w:rsidR="005C5313">
        <w:t>present</w:t>
      </w:r>
      <w:r w:rsidRPr="00970352">
        <w:t xml:space="preserve">. Up to </w:t>
      </w:r>
      <w:r w:rsidR="00E83136" w:rsidRPr="00970352">
        <w:t>early</w:t>
      </w:r>
      <w:r w:rsidRPr="00970352">
        <w:t xml:space="preserve"> 2019, the dataset </w:t>
      </w:r>
      <w:r w:rsidR="00D54E36" w:rsidRPr="00970352">
        <w:t>consists</w:t>
      </w:r>
      <w:r w:rsidRPr="00970352">
        <w:t xml:space="preserve"> of 3</w:t>
      </w:r>
      <w:r w:rsidR="00320C72">
        <w:t xml:space="preserve"> </w:t>
      </w:r>
      <w:r w:rsidRPr="00970352">
        <w:t>372</w:t>
      </w:r>
      <w:r w:rsidR="007E1F73" w:rsidRPr="00970352">
        <w:t xml:space="preserve"> </w:t>
      </w:r>
      <w:r w:rsidRPr="00970352">
        <w:t>entries of 2</w:t>
      </w:r>
      <w:r w:rsidR="00320C72">
        <w:t xml:space="preserve"> </w:t>
      </w:r>
      <w:r w:rsidRPr="00970352">
        <w:t>532 rings covering 96 species</w:t>
      </w:r>
      <w:r w:rsidR="00585DEA" w:rsidRPr="00970352">
        <w:t xml:space="preserve"> </w:t>
      </w:r>
      <w:del w:id="65" w:author="Reto Burri" w:date="2020-12-04T10:40:00Z">
        <w:r w:rsidR="00585DEA" w:rsidRPr="00970352" w:rsidDel="0011739C">
          <w:delText xml:space="preserve">and </w:delText>
        </w:r>
      </w:del>
      <w:r w:rsidR="00585DEA" w:rsidRPr="00970352">
        <w:t>collected during</w:t>
      </w:r>
      <w:r w:rsidRPr="00970352">
        <w:t xml:space="preserve"> 317 sessions.</w:t>
      </w:r>
      <w:r w:rsidR="00D17709" w:rsidRPr="00970352">
        <w:t xml:space="preserve"> The ringing effort presents some temporal variability</w:t>
      </w:r>
      <w:r w:rsidR="00DF5E49" w:rsidRPr="00970352">
        <w:t>, a</w:t>
      </w:r>
      <w:r w:rsidR="228DA8F8" w:rsidRPr="00970352">
        <w:t xml:space="preserve">s well as </w:t>
      </w:r>
      <w:r w:rsidR="00DF5E49" w:rsidRPr="00970352">
        <w:t>variability</w:t>
      </w:r>
      <w:r w:rsidR="00D17709" w:rsidRPr="00970352">
        <w:t xml:space="preserve"> </w:t>
      </w:r>
      <w:r w:rsidR="00DF5E49" w:rsidRPr="00970352">
        <w:t>in</w:t>
      </w:r>
      <w:r w:rsidR="002E2AC7" w:rsidRPr="00970352">
        <w:t xml:space="preserve"> </w:t>
      </w:r>
      <w:r w:rsidR="00306821" w:rsidRPr="00970352">
        <w:t xml:space="preserve">the metadata recorded </w:t>
      </w:r>
      <w:r w:rsidR="00D17709" w:rsidRPr="00970352">
        <w:t>(see SM1).</w:t>
      </w:r>
      <w:r w:rsidR="00334B44" w:rsidRPr="00970352">
        <w:t xml:space="preserve"> </w:t>
      </w:r>
      <w:r w:rsidRPr="00970352">
        <w:t>In general, sessions start at sunrise (M=06</w:t>
      </w:r>
      <w:r w:rsidR="00DF5E49" w:rsidRPr="00970352">
        <w:t>.</w:t>
      </w:r>
      <w:r w:rsidRPr="00970352">
        <w:t>12</w:t>
      </w:r>
      <w:r w:rsidR="00DF5E49" w:rsidRPr="00970352">
        <w:t>am</w:t>
      </w:r>
      <w:r w:rsidRPr="00970352">
        <w:t>; SD=14</w:t>
      </w:r>
      <w:r w:rsidR="00533F80">
        <w:t xml:space="preserve"> minutes</w:t>
      </w:r>
      <w:r w:rsidRPr="00970352">
        <w:t>) and last until bird activity</w:t>
      </w:r>
      <w:r w:rsidR="007E1F73" w:rsidRPr="00970352">
        <w:t xml:space="preserve"> </w:t>
      </w:r>
      <w:r w:rsidRPr="00970352">
        <w:t>slows down (</w:t>
      </w:r>
      <w:r w:rsidR="00851C16" w:rsidRPr="00970352">
        <w:t xml:space="preserve">session </w:t>
      </w:r>
      <w:r w:rsidR="00DF5E49" w:rsidRPr="00970352">
        <w:t xml:space="preserve">duration </w:t>
      </w:r>
      <w:r w:rsidRPr="00970352">
        <w:t>M=4</w:t>
      </w:r>
      <w:r w:rsidR="00533F80">
        <w:t xml:space="preserve"> hours </w:t>
      </w:r>
      <w:r w:rsidRPr="00970352">
        <w:t>8</w:t>
      </w:r>
      <w:r w:rsidR="00533F80">
        <w:t xml:space="preserve"> mi</w:t>
      </w:r>
      <w:r w:rsidR="00AD7281">
        <w:t>nutes</w:t>
      </w:r>
      <w:r w:rsidRPr="00970352">
        <w:t>; SD=1</w:t>
      </w:r>
      <w:r w:rsidR="00AD7281">
        <w:t xml:space="preserve"> hour </w:t>
      </w:r>
      <w:r w:rsidRPr="00970352">
        <w:t>1</w:t>
      </w:r>
      <w:r w:rsidR="00AD7281">
        <w:t xml:space="preserve"> minute</w:t>
      </w:r>
      <w:r w:rsidRPr="00970352">
        <w:t>)</w:t>
      </w:r>
      <w:r w:rsidR="005A61AB" w:rsidRPr="005A61AB">
        <w:t xml:space="preserve"> </w:t>
      </w:r>
      <w:r w:rsidR="005A61AB" w:rsidRPr="00970352">
        <w:t xml:space="preserve">(see </w:t>
      </w:r>
      <w:r w:rsidR="005A61AB" w:rsidRPr="00970352">
        <w:fldChar w:fldCharType="begin"/>
      </w:r>
      <w:r w:rsidR="005A61AB" w:rsidRPr="00970352">
        <w:instrText xml:space="preserve"> REF _Ref55910017 \h </w:instrText>
      </w:r>
      <w:r w:rsidR="005A61AB" w:rsidRPr="00970352">
        <w:fldChar w:fldCharType="separate"/>
      </w:r>
      <w:r w:rsidR="005A61AB" w:rsidRPr="00970352">
        <w:t xml:space="preserve">Figure </w:t>
      </w:r>
      <w:r w:rsidR="005A61AB" w:rsidRPr="00970352">
        <w:rPr>
          <w:noProof/>
        </w:rPr>
        <w:t>7</w:t>
      </w:r>
      <w:r w:rsidR="005A61AB" w:rsidRPr="00970352">
        <w:fldChar w:fldCharType="end"/>
      </w:r>
      <w:r w:rsidR="005A61AB" w:rsidRPr="00970352">
        <w:t xml:space="preserve"> in SM1)</w:t>
      </w:r>
      <w:r w:rsidRPr="00970352">
        <w:t xml:space="preserve">. </w:t>
      </w:r>
      <w:r w:rsidR="481456AE" w:rsidRPr="00970352">
        <w:t>O</w:t>
      </w:r>
      <w:r w:rsidRPr="00970352">
        <w:t>n average, a total of 154m</w:t>
      </w:r>
      <w:r w:rsidR="007E1F73" w:rsidRPr="00970352">
        <w:t xml:space="preserve"> </w:t>
      </w:r>
      <w:r w:rsidRPr="00970352">
        <w:t>(SD=51</w:t>
      </w:r>
      <w:r w:rsidR="00533F80">
        <w:t>m</w:t>
      </w:r>
      <w:r w:rsidRPr="00970352">
        <w:t>) of nets</w:t>
      </w:r>
      <w:r w:rsidR="00347CF2" w:rsidRPr="00970352">
        <w:t xml:space="preserve"> were used</w:t>
      </w:r>
      <w:r w:rsidRPr="00970352">
        <w:t xml:space="preserve">. </w:t>
      </w:r>
      <w:r w:rsidR="5DB66A04" w:rsidRPr="00970352">
        <w:t>D</w:t>
      </w:r>
      <w:r w:rsidR="00C16071" w:rsidRPr="00970352">
        <w:t>escriptive note</w:t>
      </w:r>
      <w:r w:rsidR="51502778" w:rsidRPr="00970352">
        <w:t>s</w:t>
      </w:r>
      <w:r w:rsidR="00C16071" w:rsidRPr="00970352">
        <w:t xml:space="preserve"> on</w:t>
      </w:r>
      <w:r w:rsidRPr="00970352">
        <w:t xml:space="preserve"> weather</w:t>
      </w:r>
      <w:r w:rsidR="00C16071" w:rsidRPr="00970352">
        <w:t xml:space="preserve"> condition</w:t>
      </w:r>
      <w:r w:rsidR="46947148" w:rsidRPr="00970352">
        <w:t>s</w:t>
      </w:r>
      <w:r w:rsidR="00C16071" w:rsidRPr="00970352">
        <w:t xml:space="preserve"> w</w:t>
      </w:r>
      <w:r w:rsidR="4ADB44B6" w:rsidRPr="00970352">
        <w:t>ere</w:t>
      </w:r>
      <w:r w:rsidR="00C16071" w:rsidRPr="00970352">
        <w:t xml:space="preserve"> also </w:t>
      </w:r>
      <w:r w:rsidR="2ABC2C9A" w:rsidRPr="00970352">
        <w:t xml:space="preserve">included, </w:t>
      </w:r>
      <w:r w:rsidR="00C16071" w:rsidRPr="00970352">
        <w:t xml:space="preserve">and </w:t>
      </w:r>
      <w:r w:rsidR="540F357B" w:rsidRPr="00970352">
        <w:t xml:space="preserve">later </w:t>
      </w:r>
      <w:r w:rsidR="00C16071" w:rsidRPr="00970352">
        <w:t xml:space="preserve">classified </w:t>
      </w:r>
      <w:r w:rsidRPr="00970352">
        <w:t>according to the</w:t>
      </w:r>
      <w:r w:rsidR="07728A53" w:rsidRPr="00970352">
        <w:t>ir</w:t>
      </w:r>
      <w:r w:rsidRPr="00970352">
        <w:t xml:space="preserve"> expected in</w:t>
      </w:r>
      <w:r w:rsidR="00E44B06" w:rsidRPr="00970352">
        <w:t>fl</w:t>
      </w:r>
      <w:r w:rsidRPr="00970352">
        <w:t xml:space="preserve">uence on the capture rate (none, little, large). We manually checked </w:t>
      </w:r>
      <w:r w:rsidR="00E44B06" w:rsidRPr="00970352">
        <w:t>extreme</w:t>
      </w:r>
      <w:r w:rsidRPr="00970352">
        <w:t xml:space="preserve"> value</w:t>
      </w:r>
      <w:r w:rsidR="2ECE73DE" w:rsidRPr="00970352">
        <w:t>s</w:t>
      </w:r>
      <w:r w:rsidR="00851C16" w:rsidRPr="00970352">
        <w:t xml:space="preserve"> in the dataset and </w:t>
      </w:r>
      <w:r w:rsidR="2ECE73DE" w:rsidRPr="00970352">
        <w:t>remove</w:t>
      </w:r>
      <w:r w:rsidR="00851C16" w:rsidRPr="00970352">
        <w:t>d</w:t>
      </w:r>
      <w:r w:rsidRPr="00970352">
        <w:t xml:space="preserve"> </w:t>
      </w:r>
      <w:r w:rsidR="00557900">
        <w:t>those that could</w:t>
      </w:r>
      <w:r w:rsidR="00320C72">
        <w:t xml:space="preserve"> </w:t>
      </w:r>
      <w:r w:rsidR="00557900">
        <w:t>n</w:t>
      </w:r>
      <w:r w:rsidR="00320C72">
        <w:t>o</w:t>
      </w:r>
      <w:r w:rsidR="00557900">
        <w:t>t be verified</w:t>
      </w:r>
      <w:r w:rsidRPr="00970352">
        <w:t>.</w:t>
      </w:r>
    </w:p>
    <w:p w14:paraId="3FAB7349" w14:textId="55119129" w:rsidR="000D61F9" w:rsidRPr="00970352" w:rsidRDefault="00E44B06" w:rsidP="00BA0A02">
      <w:r w:rsidRPr="00970352">
        <w:t>In addition, w</w:t>
      </w:r>
      <w:r w:rsidR="004C42F2" w:rsidRPr="00970352">
        <w:t xml:space="preserve">e also </w:t>
      </w:r>
      <w:r w:rsidR="005D2466" w:rsidRPr="00970352">
        <w:t>present</w:t>
      </w:r>
      <w:r w:rsidR="004C42F2" w:rsidRPr="00970352">
        <w:t xml:space="preserve"> the </w:t>
      </w:r>
      <w:r w:rsidR="008521F3" w:rsidRPr="00970352">
        <w:t xml:space="preserve">ringing </w:t>
      </w:r>
      <w:r w:rsidR="004C42F2" w:rsidRPr="00970352">
        <w:t xml:space="preserve">data </w:t>
      </w:r>
      <w:r w:rsidR="00614C54" w:rsidRPr="00970352">
        <w:t>of 2020</w:t>
      </w:r>
      <w:r w:rsidR="008521F3" w:rsidRPr="00970352">
        <w:t xml:space="preserve">, when the geolocators were </w:t>
      </w:r>
      <w:r w:rsidR="00320C72">
        <w:t xml:space="preserve">first </w:t>
      </w:r>
      <w:r w:rsidR="00DF5E49" w:rsidRPr="00970352">
        <w:t>deployed</w:t>
      </w:r>
      <w:r w:rsidR="008521F3" w:rsidRPr="00970352">
        <w:t xml:space="preserve">. We did not include this data in the fitting of the models </w:t>
      </w:r>
      <w:r w:rsidR="00DF5E49" w:rsidRPr="00970352">
        <w:t>but rather</w:t>
      </w:r>
      <w:r w:rsidR="008521F3" w:rsidRPr="00970352">
        <w:t xml:space="preserve"> use</w:t>
      </w:r>
      <w:r w:rsidR="008363D5" w:rsidRPr="00970352">
        <w:t xml:space="preserve">d it </w:t>
      </w:r>
      <w:r w:rsidR="00DF5E49" w:rsidRPr="00970352">
        <w:t>for</w:t>
      </w:r>
      <w:r w:rsidR="008363D5" w:rsidRPr="00970352">
        <w:t xml:space="preserve"> </w:t>
      </w:r>
      <w:r w:rsidR="00DF5E49" w:rsidRPr="00970352">
        <w:t>comparison and d</w:t>
      </w:r>
      <w:r w:rsidR="008363D5" w:rsidRPr="00970352">
        <w:t>iscussion</w:t>
      </w:r>
      <w:r w:rsidR="48773899" w:rsidRPr="00970352">
        <w:t xml:space="preserve"> purposes</w:t>
      </w:r>
      <w:r w:rsidR="004C42F2" w:rsidRPr="00970352">
        <w:t>.</w:t>
      </w:r>
    </w:p>
    <w:p w14:paraId="5BC0FEE2" w14:textId="01072FF5" w:rsidR="25376D17" w:rsidRPr="00970352" w:rsidRDefault="25376D17" w:rsidP="02D9F3B0">
      <w:r>
        <w:t>In this case study, geolocators were placed on Red-capped Robin-chats</w:t>
      </w:r>
      <w:r w:rsidR="758972B1">
        <w:t xml:space="preserve"> </w:t>
      </w:r>
      <w:proofErr w:type="spellStart"/>
      <w:r w:rsidR="008078BB" w:rsidRPr="00512C26">
        <w:rPr>
          <w:i/>
          <w:iCs/>
        </w:rPr>
        <w:t>Cossypha</w:t>
      </w:r>
      <w:proofErr w:type="spellEnd"/>
      <w:r w:rsidR="008078BB" w:rsidRPr="00512C26">
        <w:rPr>
          <w:i/>
          <w:iCs/>
        </w:rPr>
        <w:t xml:space="preserve"> </w:t>
      </w:r>
      <w:proofErr w:type="spellStart"/>
      <w:r w:rsidR="008078BB" w:rsidRPr="00512C26">
        <w:rPr>
          <w:i/>
          <w:iCs/>
        </w:rPr>
        <w:t>natalensis</w:t>
      </w:r>
      <w:proofErr w:type="spellEnd"/>
      <w:r w:rsidR="008078BB" w:rsidRPr="00512C26">
        <w:rPr>
          <w:i/>
          <w:iCs/>
        </w:rPr>
        <w:t xml:space="preserve"> </w:t>
      </w:r>
      <w:r w:rsidR="758972B1">
        <w:t>(RCRC)</w:t>
      </w:r>
      <w:r>
        <w:t>, a</w:t>
      </w:r>
      <w:r w:rsidR="29CE73F4">
        <w:t xml:space="preserve"> terrestrial thrush </w:t>
      </w:r>
      <w:r>
        <w:t>wintering in the area</w:t>
      </w:r>
      <w:r w:rsidR="523D2AD7">
        <w:t xml:space="preserve"> from April to October</w:t>
      </w:r>
      <w:r w:rsidR="6164F4DF">
        <w:t xml:space="preserve">, </w:t>
      </w:r>
      <w:del w:id="66" w:author="Reto Burri" w:date="2020-12-04T10:42:00Z">
        <w:r w:rsidR="6164F4DF" w:rsidDel="0011739C">
          <w:delText xml:space="preserve">in order </w:delText>
        </w:r>
      </w:del>
      <w:r w:rsidR="6164F4DF">
        <w:t>to uncover their summering site and migration routes</w:t>
      </w:r>
      <w:r w:rsidR="005D2466">
        <w:t xml:space="preserve"> </w:t>
      </w:r>
      <w:r>
        <w:fldChar w:fldCharType="begin" w:fldLock="1"/>
      </w:r>
      <w:r>
        <w:instrText>ADDIN CSL_CITATION {"citationItems":[{"id":"ITEM-1","itemData":{"DOI":"10.13140/RG.2.2.34477.10721","abstract":"Within the current context of climate change particularly affecting Africa, it has become all the more urgent to study intra-African migratory birds, whose even general migration routes and timing are in most cases as yet largely unknown. In one of the first studies leveraging geolocators to uncover intra-African bird migration, we propose to investigate the specific migration patterns of two species: the Mangrove Kingfisher and the Red-capped Robin-chat. Beyond the description of migratory patterns in terms of timing and route, we will investigate the speed and rhythm of the Mangrove Kingfisher’s migration, and reveal the location of breeding grounds of Red-capped Robin-chat populations that spend the non-breeding season along the coast of Kenya. We plan to equip individuals from these two species with geolocators on the coast of Kenya, and retrap them in the following years, in order to collect and subsequently analyse data on their migration strategy. These data will be combined with ringing data and citizen science bird atlas data to provide a detailed picture of these two species’ migration in East Africa.","author":[{"dropping-particle":"","family":"Nussbaumer","given":"Raphaël","non-dropping-particle":"","parse-names":false,"suffix":""},{"dropping-particle":"","family":"Jackson","given":"Colin","non-dropping-particle":"","parse-names":false,"suffix":""}],"id":"ITEM-1","issue":"March","issued":{"date-parts":[["2020"]]},"number-of-pages":"1-7","publisher-place":"Watamu","title":"Using geolocators to unravel intra-African migrant strategies","type":"report"},"uris":["http://www.mendeley.com/documents/?uuid=0e4c3bcc-ff70-456a-aea1-e808ea1eec5a"]}],"mendeley":{"formattedCitation":"(Nussbaumer &amp; Jackson, 2020)","plainTextFormattedCitation":"(Nussbaumer &amp; Jackson, 2020)","previouslyFormattedCitation":"(Nussbaumer &amp; Jackson, 2020)"},"properties":{"noteIndex":0},"schema":"https://github.com/citation-style-language/schema/raw/master/csl-citation.json"}</w:instrText>
      </w:r>
      <w:r>
        <w:fldChar w:fldCharType="separate"/>
      </w:r>
      <w:r w:rsidR="00325723" w:rsidRPr="3CC4E548">
        <w:rPr>
          <w:noProof/>
        </w:rPr>
        <w:t>(Nussbaumer &amp; Jackson, 2020)</w:t>
      </w:r>
      <w:r>
        <w:fldChar w:fldCharType="end"/>
      </w:r>
      <w:r w:rsidR="523D2AD7">
        <w:t xml:space="preserve">. </w:t>
      </w:r>
      <w:commentRangeStart w:id="67"/>
      <w:r w:rsidR="00742CC7">
        <w:t>RCRC are known to</w:t>
      </w:r>
      <w:r w:rsidR="008B366F">
        <w:t xml:space="preserve"> hold territory on their wintering sites and show site fidelity</w:t>
      </w:r>
      <w:commentRangeEnd w:id="67"/>
      <w:r w:rsidR="0011739C">
        <w:rPr>
          <w:rStyle w:val="Kommentarzeichen"/>
        </w:rPr>
        <w:commentReference w:id="67"/>
      </w:r>
      <w:r w:rsidR="005A61AB">
        <w:t xml:space="preserve"> (</w:t>
      </w:r>
      <w:r w:rsidR="00803214">
        <w:t xml:space="preserve">C. </w:t>
      </w:r>
      <w:r w:rsidR="005A61AB">
        <w:t>Jackson, pers</w:t>
      </w:r>
      <w:r w:rsidR="00803214">
        <w:t>onal</w:t>
      </w:r>
      <w:r w:rsidR="005A61AB">
        <w:t xml:space="preserve"> </w:t>
      </w:r>
      <w:r w:rsidR="00803214">
        <w:t>communication</w:t>
      </w:r>
      <w:r w:rsidR="005A61AB">
        <w:t>)</w:t>
      </w:r>
      <w:r w:rsidR="008B366F">
        <w:t>, thus making them</w:t>
      </w:r>
      <w:r w:rsidR="3A91D39F">
        <w:t xml:space="preserve"> an</w:t>
      </w:r>
      <w:r w:rsidR="008B366F">
        <w:t xml:space="preserve"> ideal candidate for</w:t>
      </w:r>
      <w:r w:rsidR="70B86E4C">
        <w:t xml:space="preserve"> a</w:t>
      </w:r>
      <w:r w:rsidR="008B366F">
        <w:t xml:space="preserve"> geolocator study.</w:t>
      </w:r>
    </w:p>
    <w:p w14:paraId="5B0293CA" w14:textId="48379B6F" w:rsidR="000D61F9" w:rsidRPr="00970352" w:rsidRDefault="009D33ED" w:rsidP="00BA0A02">
      <w:pPr>
        <w:pStyle w:val="berschrift2"/>
      </w:pPr>
      <w:r>
        <w:t>C</w:t>
      </w:r>
      <w:r w:rsidR="002E727A">
        <w:t>apture</w:t>
      </w:r>
      <w:r w:rsidR="00EA3616">
        <w:t xml:space="preserve"> model</w:t>
      </w:r>
    </w:p>
    <w:p w14:paraId="09CCA390" w14:textId="6146665E" w:rsidR="004C42F2" w:rsidRPr="00970352" w:rsidRDefault="005C5313" w:rsidP="0043321B">
      <w:r>
        <w:t>An early question i</w:t>
      </w:r>
      <w:r w:rsidR="004C42F2">
        <w:t xml:space="preserve">n the </w:t>
      </w:r>
      <w:r w:rsidR="001666F6">
        <w:t>planning</w:t>
      </w:r>
      <w:r w:rsidR="004C42F2">
        <w:t xml:space="preserve"> stage</w:t>
      </w:r>
      <w:r w:rsidR="6EB413A3">
        <w:t xml:space="preserve"> is</w:t>
      </w:r>
      <w:r>
        <w:t xml:space="preserve"> how many </w:t>
      </w:r>
      <w:proofErr w:type="spellStart"/>
      <w:r>
        <w:t>geolocators</w:t>
      </w:r>
      <w:proofErr w:type="spellEnd"/>
      <w:r>
        <w:t xml:space="preserve"> to </w:t>
      </w:r>
      <w:del w:id="68" w:author="Reto Burri" w:date="2020-12-04T10:46:00Z">
        <w:r w:rsidDel="0011739C">
          <w:delText>order</w:delText>
        </w:r>
      </w:del>
      <w:ins w:id="69" w:author="Reto Burri" w:date="2020-12-04T10:46:00Z">
        <w:r w:rsidR="0011739C">
          <w:t>deploy</w:t>
        </w:r>
      </w:ins>
      <w:r>
        <w:t>. To answer this</w:t>
      </w:r>
      <w:r w:rsidR="48CB383C">
        <w:t>,</w:t>
      </w:r>
      <w:r>
        <w:t xml:space="preserve"> it is</w:t>
      </w:r>
      <w:r w:rsidR="6EB413A3">
        <w:t xml:space="preserve"> important to</w:t>
      </w:r>
      <w:r w:rsidR="1BD07797">
        <w:t xml:space="preserve"> accurately estimate</w:t>
      </w:r>
      <w:r w:rsidR="004C42F2">
        <w:t xml:space="preserve"> the number of individual</w:t>
      </w:r>
      <w:r w:rsidR="4A0EEC11">
        <w:t>s</w:t>
      </w:r>
      <w:r w:rsidR="004C42F2">
        <w:t xml:space="preserve"> that </w:t>
      </w:r>
      <w:r w:rsidR="661CB097">
        <w:t xml:space="preserve">can realistically be </w:t>
      </w:r>
      <w:r w:rsidR="004C42F2">
        <w:t>capture</w:t>
      </w:r>
      <w:r w:rsidR="620A7B9E">
        <w:t>d</w:t>
      </w:r>
      <w:r w:rsidR="004C42F2">
        <w:t xml:space="preserve"> </w:t>
      </w:r>
      <w:r>
        <w:t>per</w:t>
      </w:r>
      <w:r w:rsidR="00C21A6D">
        <w:t xml:space="preserve"> ringing season</w:t>
      </w:r>
      <w:r w:rsidR="004C42F2">
        <w:t xml:space="preserve">. </w:t>
      </w:r>
      <w:r w:rsidR="00320C72">
        <w:t>G</w:t>
      </w:r>
      <w:r w:rsidR="79AE68BA">
        <w:t xml:space="preserve">eolocators </w:t>
      </w:r>
      <w:r w:rsidR="4F7F80DC">
        <w:t xml:space="preserve">are </w:t>
      </w:r>
      <w:r w:rsidR="79AE68BA">
        <w:t xml:space="preserve">configured to collect data </w:t>
      </w:r>
      <w:r w:rsidR="79AE68BA">
        <w:lastRenderedPageBreak/>
        <w:t xml:space="preserve">for a single year, </w:t>
      </w:r>
      <w:r w:rsidR="389B57BC">
        <w:t xml:space="preserve">and therefore </w:t>
      </w:r>
      <w:r w:rsidR="79AE68BA">
        <w:t>cannot be kept for future studies</w:t>
      </w:r>
      <w:r w:rsidR="715C1026">
        <w:t>. Overestimating the individuals captured would thus result in wasting devices</w:t>
      </w:r>
      <w:r w:rsidR="00320C72">
        <w:t xml:space="preserve">, while </w:t>
      </w:r>
      <w:r>
        <w:t>underestimating would result in missed opportunities</w:t>
      </w:r>
      <w:r w:rsidR="79AE68BA">
        <w:t xml:space="preserve">. </w:t>
      </w:r>
      <w:r w:rsidR="004C42F2">
        <w:t>Th</w:t>
      </w:r>
      <w:r>
        <w:t>e</w:t>
      </w:r>
      <w:r w:rsidR="004C42F2">
        <w:t xml:space="preserve"> </w:t>
      </w:r>
      <w:r w:rsidR="59914010">
        <w:t xml:space="preserve">estimation </w:t>
      </w:r>
      <w:r w:rsidR="00320C72">
        <w:t>also</w:t>
      </w:r>
      <w:r w:rsidR="78A7683C">
        <w:t xml:space="preserve"> directly influence</w:t>
      </w:r>
      <w:r w:rsidR="00320C72">
        <w:t>s</w:t>
      </w:r>
      <w:r w:rsidR="78A7683C">
        <w:t xml:space="preserve"> the</w:t>
      </w:r>
      <w:r w:rsidR="004C42F2">
        <w:t xml:space="preserve"> ringing effort planned (i.e. number of </w:t>
      </w:r>
      <w:r w:rsidR="008363D5">
        <w:t>sessions</w:t>
      </w:r>
      <w:r w:rsidR="004C42F2">
        <w:t>, duration of session, number of nets etc). To address this question, we follow</w:t>
      </w:r>
      <w:r w:rsidR="00F91124">
        <w:t>ed</w:t>
      </w:r>
      <w:r w:rsidR="004C42F2">
        <w:t xml:space="preserve"> a three</w:t>
      </w:r>
      <w:r w:rsidR="53B84DAD">
        <w:t>-</w:t>
      </w:r>
      <w:r w:rsidR="004C42F2">
        <w:t>step process described below.</w:t>
      </w:r>
    </w:p>
    <w:p w14:paraId="71E8DEA2" w14:textId="6E506A66" w:rsidR="004C42F2" w:rsidRPr="00970352" w:rsidRDefault="004C42F2" w:rsidP="0043321B">
      <w:r w:rsidRPr="00970352">
        <w:t>In the first step, we modelled the number of RCRC captured per session using a generalized additive model (GAM)</w:t>
      </w:r>
      <w:r w:rsidR="4892EAA4" w:rsidRPr="00970352">
        <w:t>,</w:t>
      </w:r>
      <w:r w:rsidRPr="00970352">
        <w:t xml:space="preserve"> assuming the number of </w:t>
      </w:r>
      <w:r w:rsidR="008363D5" w:rsidRPr="00970352">
        <w:t>captures</w:t>
      </w:r>
      <w:r w:rsidRPr="00970352">
        <w:t xml:space="preserve"> follows a Poisson distribution. The predictor variables tested in the model are (1) year (2) day-of-year, (3) duration of the session</w:t>
      </w:r>
      <w:r w:rsidR="467E8951" w:rsidRPr="00970352">
        <w:t xml:space="preserve">, </w:t>
      </w:r>
      <w:r w:rsidRPr="00970352">
        <w:t>(4) total length of nets</w:t>
      </w:r>
      <w:r w:rsidR="3E124812" w:rsidRPr="00970352">
        <w:t xml:space="preserve">, </w:t>
      </w:r>
      <w:r w:rsidRPr="00970352">
        <w:t>(5) starting time</w:t>
      </w:r>
      <w:r w:rsidR="004F42C7" w:rsidRPr="00970352">
        <w:t xml:space="preserve"> and (6) weather</w:t>
      </w:r>
      <w:r w:rsidR="36678BBC" w:rsidRPr="00970352">
        <w:t xml:space="preserve"> conditions</w:t>
      </w:r>
      <w:r w:rsidRPr="00970352">
        <w:t xml:space="preserve">. </w:t>
      </w:r>
      <w:r w:rsidR="51A17D8B" w:rsidRPr="00970352">
        <w:t xml:space="preserve">To </w:t>
      </w:r>
      <w:r w:rsidR="64510E95" w:rsidRPr="00970352">
        <w:t>overcome</w:t>
      </w:r>
      <w:r w:rsidR="51A17D8B" w:rsidRPr="00970352">
        <w:t xml:space="preserve"> </w:t>
      </w:r>
      <w:r w:rsidR="464F36E0" w:rsidRPr="00970352">
        <w:t>t</w:t>
      </w:r>
      <w:r w:rsidR="25BD82A4" w:rsidRPr="00970352">
        <w:t>he</w:t>
      </w:r>
      <w:r w:rsidRPr="00970352">
        <w:t xml:space="preserve"> </w:t>
      </w:r>
      <w:r w:rsidR="464F36E0" w:rsidRPr="00970352">
        <w:t xml:space="preserve">lack of sufficient data for </w:t>
      </w:r>
      <w:r w:rsidRPr="00970352">
        <w:t>the duration, start time and length of nets, we used multiple imputation method</w:t>
      </w:r>
      <w:r w:rsidR="7DD37153" w:rsidRPr="00970352">
        <w:t>s</w:t>
      </w:r>
      <w:r w:rsidRPr="00970352">
        <w:t xml:space="preserve"> by chained equations </w:t>
      </w:r>
      <w:r w:rsidRPr="00970352">
        <w:fldChar w:fldCharType="begin" w:fldLock="1"/>
      </w:r>
      <w:r w:rsidRPr="00970352">
        <w:instrText>ADDIN CSL_CITATION {"citationItems":[{"id":"ITEM-1","itemData":{"DOI":"10.1002/mpr.329","ISSN":"10498931","PMID":"18543368","abstract":"BACKGROUND AND AIMS: Preclinical animal studies have established stressors, substance use associated cues, and priming as distinct triggers of relapse in substance dependence. These triggers seem to induce relapse by activating distinct brain pathways. In order to test these findings in humans, it is necessary to establish new human research paradigms. Neuroimaging may help to study brain regions involved in mediating the effects of these distinct triggers of relapse and to further delineate mediators of these pathways. In order to understand individual differences it is crucial to assess the impact of moderators on these pathways to relapse. METHODS: Paradigms to study distinct relapse triggers are currently being set up for tobacco dependence. It is practically impossible to study human relapse and specifically its neurobiological pathways in the natural surrounding. Instead we aim to establish vulnerability patterns in a laboratory environment, applying functional magnetic resonance imaging (fMRI) assessments during trigger exposure. Brain activation determined by fMRI may constitute a sensitive measure to assess responses to cues, stress, and priming. Establishing these paradigms will then allow to further delineate the role of possible mediators (e.g. attention, inhibition) and moderators (e.g. sex, genetic factors) underlying relapse to smoking. RESULTS: Initial results are encouraging, but this approach needs further studies to proof its usefulness. CONCLUSIONS: We outline an approach to study nicotine relapse within a laboratory environment, using fMRI assessments during trigger exposure. The long term goal is rational treatment development. To reach this goal it is crucial to identify, include and investigate critical moderators and mediators of relapse within this approach.","author":[{"dropping-particle":"","family":"Azur","given":"Melissa J.","non-dropping-particle":"","parse-names":false,"suffix":""},{"dropping-particle":"","family":"Stuart","given":"Elizabeth A.","non-dropping-particle":"","parse-names":false,"suffix":""},{"dropping-particle":"","family":"Frangakis","given":"Constantine","non-dropping-particle":"","parse-names":false,"suffix":""},{"dropping-particle":"","family":"Leaf","given":"Philip J.","non-dropping-particle":"","parse-names":false,"suffix":""}],"container-title":"International Journal of Methods in Psychiatric Research","id":"ITEM-1","issue":"1","issued":{"date-parts":[["2011","3"]]},"page":"40-49","title":"Multiple imputation by chained equations: what is it and how does it work?","type":"article-journal","volume":"20"},"uris":["http://www.mendeley.com/documents/?uuid=8056faca-32f9-47dd-a8ff-33fb629d84ea"]}],"mendeley":{"formattedCitation":"(Azur et al., 2011)","plainTextFormattedCitation":"(Azur et al., 2011)","previouslyFormattedCitation":"(Azur et al., 2011)"},"properties":{"noteIndex":0},"schema":"https://github.com/citation-style-language/schema/raw/master/csl-citation.json"}</w:instrText>
      </w:r>
      <w:r w:rsidRPr="00970352">
        <w:fldChar w:fldCharType="separate"/>
      </w:r>
      <w:r w:rsidR="00B15286" w:rsidRPr="00970352">
        <w:rPr>
          <w:noProof/>
        </w:rPr>
        <w:t>(Azur et al., 2011)</w:t>
      </w:r>
      <w:r w:rsidRPr="00970352">
        <w:fldChar w:fldCharType="end"/>
      </w:r>
      <w:r w:rsidRPr="00970352">
        <w:t xml:space="preserve"> to generate 30 sets of data without any missing value</w:t>
      </w:r>
      <w:r w:rsidR="005C5313">
        <w:t>s</w:t>
      </w:r>
      <w:r w:rsidRPr="00970352">
        <w:t xml:space="preserve">. For each of these sets, a GAM model </w:t>
      </w:r>
      <w:r w:rsidR="264EF757" w:rsidRPr="00970352">
        <w:t>wa</w:t>
      </w:r>
      <w:r w:rsidRPr="00970352">
        <w:t>s fitted.</w:t>
      </w:r>
    </w:p>
    <w:p w14:paraId="7C1B5BBA" w14:textId="34502647" w:rsidR="004C42F2" w:rsidRPr="00970352" w:rsidRDefault="004C42F2" w:rsidP="0043321B">
      <w:r>
        <w:t>In the second step, we address</w:t>
      </w:r>
      <w:r w:rsidR="005C5313">
        <w:t>ed</w:t>
      </w:r>
      <w:r>
        <w:t xml:space="preserve"> the problem that RCRC can only be equipped once a year. A first approach tested was to model the count of new bird</w:t>
      </w:r>
      <w:r w:rsidR="5225AFAD">
        <w:t>s</w:t>
      </w:r>
      <w:r>
        <w:t xml:space="preserve"> (</w:t>
      </w:r>
      <w:r w:rsidR="261FA4EC">
        <w:t>i.e.,</w:t>
      </w:r>
      <w:r>
        <w:t xml:space="preserve"> bird</w:t>
      </w:r>
      <w:r w:rsidR="7C3B39CC">
        <w:t>s</w:t>
      </w:r>
      <w:r>
        <w:t xml:space="preserve"> </w:t>
      </w:r>
      <w:r w:rsidR="0CECEB29">
        <w:t xml:space="preserve">that </w:t>
      </w:r>
      <w:r>
        <w:t>have</w:t>
      </w:r>
      <w:r w:rsidR="6C240002">
        <w:t xml:space="preserve"> not yet</w:t>
      </w:r>
      <w:r>
        <w:t xml:space="preserve"> been captured in the </w:t>
      </w:r>
      <w:r w:rsidR="79A89C22">
        <w:t xml:space="preserve">same </w:t>
      </w:r>
      <w:r>
        <w:t xml:space="preserve">year) rather than the total number of </w:t>
      </w:r>
      <w:r w:rsidR="00B47BA3">
        <w:t>birds</w:t>
      </w:r>
      <w:r>
        <w:t xml:space="preserve">. However, this count depends on how many RCRC have already been equipped earlier in the year. Instead, we preferred to model the probability that a bird captured </w:t>
      </w:r>
      <w:r w:rsidR="5B238860">
        <w:t>w</w:t>
      </w:r>
      <w:r>
        <w:t>as</w:t>
      </w:r>
      <w:r w:rsidR="02231623">
        <w:t xml:space="preserve"> not</w:t>
      </w:r>
      <w:r>
        <w:t xml:space="preserve"> already captured in the </w:t>
      </w:r>
      <w:r w:rsidR="17518AD1">
        <w:t>same</w:t>
      </w:r>
      <w:r w:rsidR="14457DAB">
        <w:t xml:space="preserve"> </w:t>
      </w:r>
      <w:r>
        <w:t xml:space="preserve">year. This probability is modelled with a Generalized Linear Model (GLM) using a binomial family and a single explanatory variable consisting of the total number of RCRC captured in the year. </w:t>
      </w:r>
    </w:p>
    <w:p w14:paraId="102C11AF" w14:textId="65A04ADD" w:rsidR="004C42F2" w:rsidRPr="00970352" w:rsidRDefault="004C42F2" w:rsidP="0043321B">
      <w:r w:rsidRPr="00970352">
        <w:t>In the third step, we used the two model</w:t>
      </w:r>
      <w:r w:rsidR="1F4CC35E" w:rsidRPr="00970352">
        <w:t>s above</w:t>
      </w:r>
      <w:r w:rsidRPr="00970352">
        <w:t xml:space="preserve"> to predict the number of RCRC that can be captured over one year. This number is estimated from the prediction of the models under various </w:t>
      </w:r>
      <w:r w:rsidR="6873336C" w:rsidRPr="00970352">
        <w:t xml:space="preserve">ringing </w:t>
      </w:r>
      <w:r w:rsidR="0043321B" w:rsidRPr="00970352">
        <w:t>scenarios</w:t>
      </w:r>
      <w:r w:rsidRPr="00970352">
        <w:t xml:space="preserve">. The default scenario for our ringing season of 2020 is to ring every week for 4 hours using 156m of nets. Using the first model and </w:t>
      </w:r>
      <w:r w:rsidR="0043321B" w:rsidRPr="00970352">
        <w:t>this information</w:t>
      </w:r>
      <w:r w:rsidRPr="00970352">
        <w:t xml:space="preserve">, we can estimate the </w:t>
      </w:r>
      <w:r w:rsidR="00356B6A">
        <w:t xml:space="preserve">total </w:t>
      </w:r>
      <w:r w:rsidRPr="00970352">
        <w:t xml:space="preserve">number of RCRC that </w:t>
      </w:r>
      <w:r w:rsidR="00356B6A" w:rsidRPr="00970352">
        <w:t>w</w:t>
      </w:r>
      <w:r w:rsidR="00356B6A">
        <w:t>ould</w:t>
      </w:r>
      <w:r w:rsidR="00356B6A" w:rsidRPr="00970352">
        <w:t xml:space="preserve"> </w:t>
      </w:r>
      <w:r w:rsidRPr="00970352">
        <w:t xml:space="preserve">be captured </w:t>
      </w:r>
      <w:r w:rsidR="00356B6A">
        <w:t>in</w:t>
      </w:r>
      <w:r w:rsidR="00356B6A" w:rsidRPr="00970352">
        <w:t xml:space="preserve"> </w:t>
      </w:r>
      <w:r w:rsidRPr="00970352">
        <w:t xml:space="preserve">the season. Knowing how many </w:t>
      </w:r>
      <w:r w:rsidR="008363D5" w:rsidRPr="00970352">
        <w:t>birds</w:t>
      </w:r>
      <w:r w:rsidRPr="00970352">
        <w:t xml:space="preserve"> have been capture</w:t>
      </w:r>
      <w:r w:rsidR="6A3AA335" w:rsidRPr="00970352">
        <w:t>d</w:t>
      </w:r>
      <w:r w:rsidRPr="00970352">
        <w:t xml:space="preserve">, we used the second model to predict how many unique RCRC can be equipped along the year by multiplying the number of </w:t>
      </w:r>
      <w:r w:rsidR="009D40C0" w:rsidRPr="00970352">
        <w:t>captures</w:t>
      </w:r>
      <w:r w:rsidRPr="00970352">
        <w:t xml:space="preserve"> by the probability of </w:t>
      </w:r>
      <w:r w:rsidR="430E8D12" w:rsidRPr="00970352">
        <w:t xml:space="preserve">each individual </w:t>
      </w:r>
      <w:r w:rsidRPr="00970352">
        <w:t xml:space="preserve">being a new bird. Finally, assuming that the sessions are independent conditional to the model, we estimate the total number with a cumulative sum </w:t>
      </w:r>
      <w:r w:rsidR="00356B6A">
        <w:t>over</w:t>
      </w:r>
      <w:r w:rsidR="00356B6A" w:rsidRPr="00970352">
        <w:t xml:space="preserve"> </w:t>
      </w:r>
      <w:r w:rsidRPr="00970352">
        <w:t xml:space="preserve">the year. </w:t>
      </w:r>
    </w:p>
    <w:p w14:paraId="3F4ACE1C" w14:textId="22DE3A3E" w:rsidR="00897DA6" w:rsidRPr="00970352" w:rsidRDefault="004C42F2" w:rsidP="00321B99">
      <w:r>
        <w:t>This approach was performed under different scenarios where we modif</w:t>
      </w:r>
      <w:r w:rsidR="00356B6A">
        <w:t>ied</w:t>
      </w:r>
      <w:r>
        <w:t xml:space="preserve"> the number of ringing session</w:t>
      </w:r>
      <w:r w:rsidR="3169E92C">
        <w:t>s</w:t>
      </w:r>
      <w:r>
        <w:t xml:space="preserve">, total </w:t>
      </w:r>
      <w:r w:rsidR="0043321B">
        <w:t>length</w:t>
      </w:r>
      <w:r>
        <w:t xml:space="preserve"> of nets</w:t>
      </w:r>
      <w:r w:rsidR="00356B6A">
        <w:t>,</w:t>
      </w:r>
      <w:r>
        <w:t xml:space="preserve"> and duration of ringing session.</w:t>
      </w:r>
      <w:r w:rsidR="0043321B">
        <w:t xml:space="preserve"> </w:t>
      </w:r>
      <w:r w:rsidR="002C3983">
        <w:t xml:space="preserve">The default scenario </w:t>
      </w:r>
      <w:r w:rsidR="6535D047">
        <w:t>include</w:t>
      </w:r>
      <w:r w:rsidR="008363D5">
        <w:t>s</w:t>
      </w:r>
      <w:r w:rsidR="002C3983">
        <w:t xml:space="preserve"> </w:t>
      </w:r>
      <w:r w:rsidR="6535D047">
        <w:t>4</w:t>
      </w:r>
      <w:r w:rsidR="00F11184">
        <w:t xml:space="preserve"> </w:t>
      </w:r>
      <w:r w:rsidR="6535D047">
        <w:t xml:space="preserve">hr-ringing sessions </w:t>
      </w:r>
      <w:r w:rsidR="002C3983">
        <w:t xml:space="preserve">every </w:t>
      </w:r>
      <w:r w:rsidR="008963C2">
        <w:t>10 days</w:t>
      </w:r>
      <w:r w:rsidR="002C3983">
        <w:t xml:space="preserve"> with 156</w:t>
      </w:r>
      <w:r w:rsidR="00F11184">
        <w:t xml:space="preserve"> </w:t>
      </w:r>
      <w:r w:rsidR="002C3983">
        <w:t xml:space="preserve">m of nets. We tested the influence of increasing the </w:t>
      </w:r>
      <w:r w:rsidR="26F12612">
        <w:t>duration of</w:t>
      </w:r>
      <w:r w:rsidR="00356B6A">
        <w:t xml:space="preserve"> the</w:t>
      </w:r>
      <w:r w:rsidR="26F12612">
        <w:t xml:space="preserve"> </w:t>
      </w:r>
      <w:r w:rsidR="002C3983">
        <w:t>ringing session</w:t>
      </w:r>
      <w:r w:rsidR="3FAE6C3B">
        <w:t>s</w:t>
      </w:r>
      <w:r w:rsidR="002C3983">
        <w:t xml:space="preserve"> to 6</w:t>
      </w:r>
      <w:r w:rsidR="00F11184">
        <w:t xml:space="preserve"> </w:t>
      </w:r>
      <w:r w:rsidR="002C3983">
        <w:t>hr</w:t>
      </w:r>
      <w:r w:rsidR="318AA149">
        <w:t>s</w:t>
      </w:r>
      <w:r w:rsidR="002C3983">
        <w:t xml:space="preserve"> and </w:t>
      </w:r>
      <w:r w:rsidR="5543A538">
        <w:t>the length of</w:t>
      </w:r>
      <w:r w:rsidR="002C3983">
        <w:t xml:space="preserve"> nets to 225</w:t>
      </w:r>
      <w:r w:rsidR="00F11184">
        <w:t xml:space="preserve"> </w:t>
      </w:r>
      <w:r w:rsidR="002C3983">
        <w:t>m. In addition, we tested a</w:t>
      </w:r>
      <w:r w:rsidR="191383B3">
        <w:t>n optimized</w:t>
      </w:r>
      <w:r w:rsidR="002C3983">
        <w:t xml:space="preserve"> ringing schedule where more ringing session</w:t>
      </w:r>
      <w:r w:rsidR="1C046B63">
        <w:t>s</w:t>
      </w:r>
      <w:r w:rsidR="002C3983">
        <w:t xml:space="preserve"> are held during the peak passage. Finally, w</w:t>
      </w:r>
      <w:r w:rsidR="0043321B">
        <w:t xml:space="preserve">e </w:t>
      </w:r>
      <w:r w:rsidR="002C3983">
        <w:t>also</w:t>
      </w:r>
      <w:r w:rsidR="0043321B">
        <w:t xml:space="preserve"> compare</w:t>
      </w:r>
      <w:r w:rsidR="35E23902">
        <w:t>d</w:t>
      </w:r>
      <w:r w:rsidR="0043321B">
        <w:t xml:space="preserve"> </w:t>
      </w:r>
      <w:r w:rsidR="00321B99">
        <w:t>the actual number of RCRC captured in 2020 with the prediction of our model using the exact session</w:t>
      </w:r>
      <w:r w:rsidR="002C3983">
        <w:t xml:space="preserve"> duration</w:t>
      </w:r>
      <w:r w:rsidR="00356B6A">
        <w:t>s</w:t>
      </w:r>
      <w:r w:rsidR="002C3983">
        <w:t xml:space="preserve"> and length</w:t>
      </w:r>
      <w:r w:rsidR="00356B6A">
        <w:t>s</w:t>
      </w:r>
      <w:r w:rsidR="69D62951">
        <w:t xml:space="preserve"> of </w:t>
      </w:r>
      <w:commentRangeStart w:id="70"/>
      <w:r w:rsidR="69D62951">
        <w:t>nets</w:t>
      </w:r>
      <w:commentRangeEnd w:id="70"/>
      <w:r w:rsidR="006E022E">
        <w:rPr>
          <w:rStyle w:val="Kommentarzeichen"/>
        </w:rPr>
        <w:commentReference w:id="70"/>
      </w:r>
      <w:r w:rsidR="00321B99">
        <w:t xml:space="preserve">. </w:t>
      </w:r>
    </w:p>
    <w:p w14:paraId="05B1D2CD" w14:textId="68D15BBA" w:rsidR="00897DA6" w:rsidRPr="00970352" w:rsidRDefault="00EA3616" w:rsidP="00BA0A02">
      <w:pPr>
        <w:pStyle w:val="berschrift2"/>
      </w:pPr>
      <w:r>
        <w:t>R</w:t>
      </w:r>
      <w:r w:rsidR="00897DA6" w:rsidRPr="00970352">
        <w:t xml:space="preserve">ecapture </w:t>
      </w:r>
      <w:r w:rsidR="009D33ED">
        <w:t>m</w:t>
      </w:r>
      <w:r>
        <w:t>odel</w:t>
      </w:r>
    </w:p>
    <w:p w14:paraId="11F0BC05" w14:textId="37B111C8" w:rsidR="00897DA6" w:rsidRPr="00970352" w:rsidRDefault="3A8B9F3B" w:rsidP="00BA0A02">
      <w:r w:rsidRPr="00970352">
        <w:t>D</w:t>
      </w:r>
      <w:r w:rsidR="00897DA6" w:rsidRPr="00970352">
        <w:t>ata collected by geolocator</w:t>
      </w:r>
      <w:r w:rsidR="17F3BA92" w:rsidRPr="00970352">
        <w:t>s</w:t>
      </w:r>
      <w:r w:rsidR="00897DA6" w:rsidRPr="00970352">
        <w:t xml:space="preserve"> can only be retrieved if the</w:t>
      </w:r>
      <w:r w:rsidR="11AF5691" w:rsidRPr="00970352">
        <w:t xml:space="preserve"> equipped</w:t>
      </w:r>
      <w:r w:rsidR="00897DA6" w:rsidRPr="00970352">
        <w:t xml:space="preserve"> bird is recapture</w:t>
      </w:r>
      <w:r w:rsidR="366110C1" w:rsidRPr="00970352">
        <w:t>d</w:t>
      </w:r>
      <w:r w:rsidR="00897DA6" w:rsidRPr="00970352">
        <w:t xml:space="preserve"> in the following years. Consequently, to optimize the study it is essential to equip </w:t>
      </w:r>
      <w:r w:rsidR="75950CC4" w:rsidRPr="00970352">
        <w:t xml:space="preserve">those </w:t>
      </w:r>
      <w:r w:rsidR="00897DA6" w:rsidRPr="00970352">
        <w:t>bird</w:t>
      </w:r>
      <w:r w:rsidR="3EFCE871" w:rsidRPr="00970352">
        <w:t>s</w:t>
      </w:r>
      <w:r w:rsidR="00897DA6" w:rsidRPr="00970352">
        <w:t xml:space="preserve"> that are mo</w:t>
      </w:r>
      <w:r w:rsidR="3650B72A" w:rsidRPr="00970352">
        <w:t>st</w:t>
      </w:r>
      <w:r w:rsidR="00897DA6" w:rsidRPr="00970352">
        <w:t xml:space="preserve"> likely to be </w:t>
      </w:r>
      <w:r w:rsidR="004D1F01" w:rsidRPr="00970352">
        <w:t>recapture</w:t>
      </w:r>
      <w:r w:rsidR="2509B98F" w:rsidRPr="00970352">
        <w:t>d</w:t>
      </w:r>
      <w:r w:rsidR="00897DA6" w:rsidRPr="00970352">
        <w:t xml:space="preserve">. </w:t>
      </w:r>
      <w:r w:rsidR="6BF56A94" w:rsidRPr="00970352">
        <w:t>Here too, the r</w:t>
      </w:r>
      <w:r w:rsidR="00897DA6" w:rsidRPr="00970352">
        <w:t xml:space="preserve">inging database can inform this </w:t>
      </w:r>
      <w:r w:rsidR="33938811" w:rsidRPr="00970352">
        <w:t xml:space="preserve">decision, </w:t>
      </w:r>
      <w:r w:rsidR="79A19366" w:rsidRPr="00970352">
        <w:t xml:space="preserve">in this case </w:t>
      </w:r>
      <w:r w:rsidR="00897DA6" w:rsidRPr="00970352">
        <w:t xml:space="preserve">by providing the recapture rate of </w:t>
      </w:r>
      <w:r w:rsidR="6AB09C3D" w:rsidRPr="00970352">
        <w:t xml:space="preserve">a </w:t>
      </w:r>
      <w:r w:rsidR="00897DA6" w:rsidRPr="00970352">
        <w:t xml:space="preserve">bird as a function of the </w:t>
      </w:r>
      <w:r w:rsidR="00897DA6" w:rsidRPr="00970352">
        <w:lastRenderedPageBreak/>
        <w:t xml:space="preserve">date of </w:t>
      </w:r>
      <w:r w:rsidR="004D1F01" w:rsidRPr="00970352">
        <w:t>equip</w:t>
      </w:r>
      <w:r w:rsidR="01BF4F89" w:rsidRPr="00970352">
        <w:t xml:space="preserve">ping </w:t>
      </w:r>
      <w:r w:rsidR="00897DA6" w:rsidRPr="00970352">
        <w:t xml:space="preserve">but also </w:t>
      </w:r>
      <w:r w:rsidR="00356B6A">
        <w:t xml:space="preserve">of </w:t>
      </w:r>
      <w:r w:rsidR="00897DA6" w:rsidRPr="00970352">
        <w:t>the age</w:t>
      </w:r>
      <w:r w:rsidR="009553BD" w:rsidRPr="00970352">
        <w:t xml:space="preserve"> </w:t>
      </w:r>
      <w:r w:rsidR="00356B6A">
        <w:t xml:space="preserve">and </w:t>
      </w:r>
      <w:r w:rsidR="00897DA6" w:rsidRPr="00970352">
        <w:t xml:space="preserve">weight of the bird. Using this information, the ringer can make an informed decision about </w:t>
      </w:r>
      <w:r w:rsidR="6E14F8E7" w:rsidRPr="00970352">
        <w:t xml:space="preserve">whether or not to </w:t>
      </w:r>
      <w:r w:rsidR="00897DA6" w:rsidRPr="00970352">
        <w:t xml:space="preserve">equip a captured bird. This decision </w:t>
      </w:r>
      <w:r w:rsidR="0B980396" w:rsidRPr="00970352">
        <w:t xml:space="preserve">should also account for </w:t>
      </w:r>
      <w:r w:rsidR="00897DA6" w:rsidRPr="00970352">
        <w:t>the total number of geolocator</w:t>
      </w:r>
      <w:r w:rsidR="561AC296" w:rsidRPr="00970352">
        <w:t>s</w:t>
      </w:r>
      <w:r w:rsidR="00897DA6" w:rsidRPr="00970352">
        <w:t xml:space="preserve"> available and the number of </w:t>
      </w:r>
      <w:r w:rsidR="004D1F01" w:rsidRPr="00970352">
        <w:t>sessions</w:t>
      </w:r>
      <w:r w:rsidR="00897DA6" w:rsidRPr="00970352">
        <w:t xml:space="preserve"> left. </w:t>
      </w:r>
    </w:p>
    <w:p w14:paraId="4F396CF4" w14:textId="0A839B78" w:rsidR="003409F2" w:rsidRPr="00970352" w:rsidRDefault="00897DA6" w:rsidP="00BA0A02">
      <w:r w:rsidRPr="00970352">
        <w:t>In this study we look</w:t>
      </w:r>
      <w:r w:rsidR="00356B6A">
        <w:t>ed</w:t>
      </w:r>
      <w:r w:rsidRPr="00970352">
        <w:t xml:space="preserve"> at two parameters: the time of year and the age class (adult or juvenile). The recapture probability is estimated by modelling the binomial response of </w:t>
      </w:r>
      <w:r w:rsidR="006A7751" w:rsidRPr="00970352">
        <w:t>whether</w:t>
      </w:r>
      <w:r w:rsidRPr="00970352">
        <w:t xml:space="preserve"> a captured bird will be recaptured in the following years</w:t>
      </w:r>
      <w:r w:rsidR="113254CD" w:rsidRPr="00970352">
        <w:t>:</w:t>
      </w:r>
      <w:r w:rsidR="1AD352F0" w:rsidRPr="00970352">
        <w:t xml:space="preserve"> w</w:t>
      </w:r>
      <w:r w:rsidRPr="00970352">
        <w:t xml:space="preserve">e consider that an individual is recaptured if the bird has been </w:t>
      </w:r>
      <w:r w:rsidR="006A7751" w:rsidRPr="00970352">
        <w:t>recaptured</w:t>
      </w:r>
      <w:r w:rsidRPr="00970352">
        <w:t xml:space="preserve"> at least once in any of the following year</w:t>
      </w:r>
      <w:r w:rsidR="497744E0" w:rsidRPr="00970352">
        <w:t>s,</w:t>
      </w:r>
      <w:r w:rsidRPr="00970352">
        <w:t xml:space="preserve"> and this</w:t>
      </w:r>
      <w:r w:rsidR="00356B6A">
        <w:t xml:space="preserve"> is</w:t>
      </w:r>
      <w:r w:rsidRPr="00970352">
        <w:t xml:space="preserve"> independent </w:t>
      </w:r>
      <w:r w:rsidR="78B490F5" w:rsidRPr="00970352">
        <w:t xml:space="preserve">from whether </w:t>
      </w:r>
      <w:r w:rsidRPr="00970352">
        <w:t>it was already captured in the past.</w:t>
      </w:r>
      <w:r w:rsidR="009553BD" w:rsidRPr="00970352">
        <w:t xml:space="preserve"> </w:t>
      </w:r>
      <w:r w:rsidR="03345870" w:rsidRPr="00970352">
        <w:t>We modelled the count of adults and juveniles per session separately</w:t>
      </w:r>
      <w:r w:rsidR="6B269545" w:rsidRPr="00970352">
        <w:t xml:space="preserve"> to reveal the influence of age on recapture rates</w:t>
      </w:r>
      <w:r w:rsidR="03345870" w:rsidRPr="00970352">
        <w:t>.</w:t>
      </w:r>
      <w:r w:rsidR="407011FF" w:rsidRPr="00970352">
        <w:t xml:space="preserve"> </w:t>
      </w:r>
      <w:r w:rsidR="009553BD" w:rsidRPr="00970352">
        <w:t xml:space="preserve">The weight of the bird was left out of the model as it </w:t>
      </w:r>
      <w:r w:rsidR="0B4FF08B" w:rsidRPr="00970352">
        <w:t xml:space="preserve">showed </w:t>
      </w:r>
      <w:r w:rsidR="009553BD" w:rsidRPr="00970352">
        <w:t xml:space="preserve">little to no effect on the recapture rate </w:t>
      </w:r>
      <w:r w:rsidR="00872FBE" w:rsidRPr="00970352">
        <w:t xml:space="preserve">(see </w:t>
      </w:r>
      <w:r w:rsidRPr="00970352">
        <w:fldChar w:fldCharType="begin"/>
      </w:r>
      <w:r w:rsidRPr="00970352">
        <w:instrText xml:space="preserve"> REF _Ref55979599 \h </w:instrText>
      </w:r>
      <w:r w:rsidRPr="00970352">
        <w:fldChar w:fldCharType="separate"/>
      </w:r>
      <w:r w:rsidR="00872FBE" w:rsidRPr="00970352">
        <w:t xml:space="preserve">Figure </w:t>
      </w:r>
      <w:r w:rsidR="00872FBE" w:rsidRPr="00970352">
        <w:rPr>
          <w:noProof/>
        </w:rPr>
        <w:t>10</w:t>
      </w:r>
      <w:r w:rsidRPr="00970352">
        <w:fldChar w:fldCharType="end"/>
      </w:r>
      <w:r w:rsidR="007732F6" w:rsidRPr="00970352">
        <w:t xml:space="preserve"> in SM3)</w:t>
      </w:r>
      <w:r w:rsidR="00DE1B2D">
        <w:t>.</w:t>
      </w:r>
      <w:r w:rsidR="00483421">
        <w:t xml:space="preserve"> </w:t>
      </w:r>
      <w:r w:rsidR="003409F2">
        <w:t xml:space="preserve">Additionally, we also </w:t>
      </w:r>
      <w:r w:rsidR="00B20D17">
        <w:t>compare</w:t>
      </w:r>
      <w:r w:rsidR="003409F2">
        <w:t xml:space="preserve"> the recapture rate for </w:t>
      </w:r>
      <w:r w:rsidR="00B20D17">
        <w:t xml:space="preserve">RCRC captured for the first time and those which have already been equipped. </w:t>
      </w:r>
    </w:p>
    <w:p w14:paraId="2077F32C" w14:textId="0D942663" w:rsidR="00897DA6" w:rsidRPr="00970352" w:rsidRDefault="00E0354A" w:rsidP="00E0354A">
      <w:r w:rsidRPr="00970352">
        <w:t xml:space="preserve">All computation was performed on R </w:t>
      </w:r>
      <w:r w:rsidRPr="00970352">
        <w:fldChar w:fldCharType="begin" w:fldLock="1"/>
      </w:r>
      <w:r w:rsidR="00027A41">
        <w:instrText>ADDIN CSL_CITATION {"citationItems":[{"id":"ITEM-1","itemData":{"author":[{"dropping-particle":"","family":"R Core Team","given":"","non-dropping-particle":"","parse-names":false,"suffix":""}],"id":"ITEM-1","issued":{"date-parts":[["2013"]]},"publisher":"Vienna, Austria","title":"R: A language and environment for statistical computing","type":"article"},"uris":["http://www.mendeley.com/documents/?uuid=1616517f-aefb-424e-b2df-612f142454f0"]}],"mendeley":{"formattedCitation":"(R Core Team, 2013)","plainTextFormattedCitation":"(R Core Team, 2013)","previouslyFormattedCitation":"(Team &amp; others, 2013)"},"properties":{"noteIndex":0},"schema":"https://github.com/citation-style-language/schema/raw/master/csl-citation.json"}</w:instrText>
      </w:r>
      <w:r w:rsidRPr="00970352">
        <w:fldChar w:fldCharType="separate"/>
      </w:r>
      <w:r w:rsidR="00027A41" w:rsidRPr="00027A41">
        <w:rPr>
          <w:noProof/>
        </w:rPr>
        <w:t>(R Core Team, 2013)</w:t>
      </w:r>
      <w:r w:rsidRPr="00970352">
        <w:fldChar w:fldCharType="end"/>
      </w:r>
      <w:r w:rsidRPr="00970352">
        <w:t xml:space="preserve">, using the MCGV package </w:t>
      </w:r>
      <w:r w:rsidRPr="00970352">
        <w:fldChar w:fldCharType="begin" w:fldLock="1"/>
      </w:r>
      <w:r w:rsidRPr="00970352">
        <w:instrText>ADDIN CSL_CITATION {"citationItems":[{"id":"ITEM-1","itemData":{"author":[{"dropping-particle":"","family":"Wood","given":"Simon N","non-dropping-particle":"","parse-names":false,"suffix":""}],"id":"ITEM-1","issued":{"date-parts":[["2017"]]},"publisher":"CRC press","title":"Generalized additive models: an introduction with R","type":"book"},"uris":["http://www.mendeley.com/documents/?uuid=c3d23a90-91ba-4c83-87d6-0607d5721dd1"]}],"mendeley":{"formattedCitation":"(Wood, 2017)","plainTextFormattedCitation":"(Wood, 2017)","previouslyFormattedCitation":"(Wood, 2017)"},"properties":{"noteIndex":0},"schema":"https://github.com/citation-style-language/schema/raw/master/csl-citation.json"}</w:instrText>
      </w:r>
      <w:r w:rsidRPr="00970352">
        <w:fldChar w:fldCharType="separate"/>
      </w:r>
      <w:r w:rsidRPr="00970352">
        <w:rPr>
          <w:noProof/>
        </w:rPr>
        <w:t>(Wood, 2017)</w:t>
      </w:r>
      <w:r w:rsidRPr="00970352">
        <w:fldChar w:fldCharType="end"/>
      </w:r>
      <w:r w:rsidRPr="00970352">
        <w:t xml:space="preserve"> for GAM</w:t>
      </w:r>
      <w:r w:rsidR="00356B6A">
        <w:t xml:space="preserve">, </w:t>
      </w:r>
      <w:r w:rsidRPr="00970352">
        <w:t xml:space="preserve">and </w:t>
      </w:r>
      <w:r w:rsidR="00356B6A">
        <w:t xml:space="preserve">the </w:t>
      </w:r>
      <w:r w:rsidRPr="00970352">
        <w:t xml:space="preserve">Mice Package </w:t>
      </w:r>
      <w:r w:rsidRPr="00970352">
        <w:fldChar w:fldCharType="begin" w:fldLock="1"/>
      </w:r>
      <w:r w:rsidRPr="00970352">
        <w:instrText>ADDIN CSL_CITATION {"citationItems":[{"id":"ITEM-1","itemData":{"DOI":"10.18637/jss.v045.i03","ISSN":"1548-7660","abstract":"The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author":[{"dropping-particle":"van","family":"Buuren","given":"Stef","non-dropping-particle":"","parse-names":false,"suffix":""},{"dropping-particle":"","family":"Groothuis-Oudshoorn","given":"Karin","non-dropping-particle":"","parse-names":false,"suffix":""}],"container-title":"Journal of Statistical Software","id":"ITEM-1","issue":"3","issued":{"date-parts":[["2011"]]},"page":"1-67","title":"mice : Multivariate Imputation by Chained Equations in R","type":"article-journal","volume":"45"},"uris":["http://www.mendeley.com/documents/?uuid=24336f25-98e9-4c2f-874d-39b03430c4bd"]}],"mendeley":{"formattedCitation":"(Buuren &amp; Groothuis-Oudshoorn, 2011)","plainTextFormattedCitation":"(Buuren &amp; Groothuis-Oudshoorn, 2011)","previouslyFormattedCitation":"(Buuren &amp; Groothuis-Oudshoorn, 2011)"},"properties":{"noteIndex":0},"schema":"https://github.com/citation-style-language/schema/raw/master/csl-citation.json"}</w:instrText>
      </w:r>
      <w:r w:rsidRPr="00970352">
        <w:fldChar w:fldCharType="separate"/>
      </w:r>
      <w:r w:rsidRPr="00970352">
        <w:rPr>
          <w:noProof/>
        </w:rPr>
        <w:t>(Buuren &amp; Groothuis-Oudshoorn, 2011)</w:t>
      </w:r>
      <w:r w:rsidRPr="00970352">
        <w:fldChar w:fldCharType="end"/>
      </w:r>
      <w:r w:rsidRPr="00970352">
        <w:t xml:space="preserve"> for the imputation. </w:t>
      </w:r>
    </w:p>
    <w:p w14:paraId="3BA8DB22" w14:textId="055FB3E2" w:rsidR="002E6EED" w:rsidRPr="00970352" w:rsidRDefault="002E6EED" w:rsidP="00BA0A02">
      <w:pPr>
        <w:pStyle w:val="berschrift1"/>
      </w:pPr>
      <w:r w:rsidRPr="00970352">
        <w:t>Results</w:t>
      </w:r>
    </w:p>
    <w:p w14:paraId="523E14D4" w14:textId="31BC5D9E" w:rsidR="00703495" w:rsidRPr="00970352" w:rsidRDefault="00B93441" w:rsidP="00BA0A02">
      <w:pPr>
        <w:pStyle w:val="berschrift2"/>
      </w:pPr>
      <w:r>
        <w:t>Capture model</w:t>
      </w:r>
    </w:p>
    <w:p w14:paraId="6E5D1E48" w14:textId="2293401F" w:rsidR="00897DA6" w:rsidRPr="00970352" w:rsidRDefault="00703495" w:rsidP="02D9F3B0">
      <w:r w:rsidRPr="00970352">
        <w:t xml:space="preserve">A GAM model was fitted to the data </w:t>
      </w:r>
      <w:del w:id="71" w:author="Reto Burri" w:date="2020-12-04T10:59:00Z">
        <w:r w:rsidRPr="00970352" w:rsidDel="0032274D">
          <w:delText xml:space="preserve">in order </w:delText>
        </w:r>
      </w:del>
      <w:r w:rsidRPr="00970352">
        <w:t xml:space="preserve">to model the number of RCRC captured for each session. </w:t>
      </w:r>
      <w:r w:rsidR="041DD58F" w:rsidRPr="00970352">
        <w:t>After testing</w:t>
      </w:r>
      <w:r w:rsidRPr="00970352">
        <w:t xml:space="preserve"> several parametrization</w:t>
      </w:r>
      <w:r w:rsidR="6825317B" w:rsidRPr="00970352">
        <w:t>s</w:t>
      </w:r>
      <w:r w:rsidRPr="00970352">
        <w:t xml:space="preserve"> of the model</w:t>
      </w:r>
      <w:r w:rsidR="00F651E8" w:rsidRPr="00970352">
        <w:t xml:space="preserve"> (see </w:t>
      </w:r>
      <w:r w:rsidR="00C512B0" w:rsidRPr="00970352">
        <w:t>SM2</w:t>
      </w:r>
      <w:r w:rsidR="00F651E8" w:rsidRPr="00970352">
        <w:t>)</w:t>
      </w:r>
      <w:r w:rsidRPr="00970352">
        <w:t xml:space="preserve">, </w:t>
      </w:r>
      <w:r w:rsidR="0040166D">
        <w:t>we retained the</w:t>
      </w:r>
      <w:r w:rsidR="00DE1B2D">
        <w:t xml:space="preserve"> </w:t>
      </w:r>
      <w:r w:rsidR="00247D72">
        <w:t>capture</w:t>
      </w:r>
      <w:r w:rsidR="00D26773">
        <w:t xml:space="preserve"> </w:t>
      </w:r>
      <w:r w:rsidR="00DE1B2D">
        <w:t xml:space="preserve">model </w:t>
      </w:r>
      <w:del w:id="72" w:author="Reto Burri" w:date="2020-12-04T10:59:00Z">
        <w:r w:rsidR="00D26773" w:rsidDel="00CF3F04">
          <w:delText xml:space="preserve">which </w:delText>
        </w:r>
      </w:del>
      <w:ins w:id="73" w:author="Reto Burri" w:date="2020-12-04T10:59:00Z">
        <w:r w:rsidR="00CF3F04">
          <w:t>that</w:t>
        </w:r>
        <w:r w:rsidR="00CF3F04">
          <w:t xml:space="preserve"> </w:t>
        </w:r>
      </w:ins>
      <w:r w:rsidR="00D26773">
        <w:t>included</w:t>
      </w:r>
      <w:r w:rsidR="00640B84">
        <w:t xml:space="preserve"> </w:t>
      </w:r>
      <w:r w:rsidR="00DE1B2D">
        <w:t>a</w:t>
      </w:r>
      <w:r w:rsidR="00AB2D9F">
        <w:t xml:space="preserve"> </w:t>
      </w:r>
      <w:r w:rsidR="00D45980">
        <w:t>smooth</w:t>
      </w:r>
      <w:r w:rsidR="00D26773">
        <w:t xml:space="preserve"> function of</w:t>
      </w:r>
      <w:r w:rsidR="00F31A76">
        <w:t xml:space="preserve"> day-of year, year and total length of </w:t>
      </w:r>
      <w:r w:rsidR="00D26773">
        <w:t xml:space="preserve">a linear function of the </w:t>
      </w:r>
      <w:r w:rsidR="00DE48CE">
        <w:t>duration of the session</w:t>
      </w:r>
      <w:r w:rsidRPr="00970352">
        <w:t>. The fitted model</w:t>
      </w:r>
      <w:r w:rsidR="4AD144E5" w:rsidRPr="00970352">
        <w:t xml:space="preserve"> for the default case (156</w:t>
      </w:r>
      <w:r w:rsidR="00877F7A">
        <w:t xml:space="preserve"> </w:t>
      </w:r>
      <w:r w:rsidR="4AD144E5" w:rsidRPr="00970352">
        <w:t xml:space="preserve">m of nets and </w:t>
      </w:r>
      <w:r w:rsidR="00356B6A">
        <w:t xml:space="preserve">session duration of </w:t>
      </w:r>
      <w:r w:rsidR="4AD144E5" w:rsidRPr="00970352">
        <w:t>4</w:t>
      </w:r>
      <w:r w:rsidR="00877F7A">
        <w:t xml:space="preserve"> </w:t>
      </w:r>
      <w:r w:rsidR="4AD144E5" w:rsidRPr="00970352">
        <w:t>hr</w:t>
      </w:r>
      <w:r w:rsidR="00356B6A">
        <w:t>s</w:t>
      </w:r>
      <w:r w:rsidR="4AD144E5" w:rsidRPr="00970352">
        <w:t>) together with the raw counts data</w:t>
      </w:r>
      <w:r w:rsidRPr="00970352">
        <w:t xml:space="preserve"> is illustrated in </w:t>
      </w:r>
      <w:r w:rsidRPr="00970352">
        <w:fldChar w:fldCharType="begin"/>
      </w:r>
      <w:r w:rsidRPr="00970352">
        <w:instrText xml:space="preserve"> REF _Ref55662176 \h  \* MERGEFORMAT </w:instrText>
      </w:r>
      <w:r w:rsidRPr="00970352">
        <w:fldChar w:fldCharType="separate"/>
      </w:r>
      <w:r w:rsidR="003C31A3" w:rsidRPr="00970352">
        <w:t xml:space="preserve">Figure </w:t>
      </w:r>
      <w:r w:rsidR="003C31A3" w:rsidRPr="00970352">
        <w:rPr>
          <w:noProof/>
        </w:rPr>
        <w:t>1</w:t>
      </w:r>
      <w:r w:rsidRPr="00970352">
        <w:fldChar w:fldCharType="end"/>
      </w:r>
      <w:r w:rsidRPr="00970352">
        <w:t>. The model fits a typical migrant phenology curve, with a steep increase in the number</w:t>
      </w:r>
      <w:r w:rsidR="64754FAF" w:rsidRPr="00970352">
        <w:t>s</w:t>
      </w:r>
      <w:r w:rsidRPr="00970352">
        <w:t xml:space="preserve"> in May, peaking in early June with </w:t>
      </w:r>
      <w:r w:rsidR="2640EAC8" w:rsidRPr="00970352">
        <w:t>almost</w:t>
      </w:r>
      <w:r w:rsidRPr="00970352">
        <w:t xml:space="preserve"> </w:t>
      </w:r>
      <w:r w:rsidR="001057E7">
        <w:t>three</w:t>
      </w:r>
      <w:r w:rsidR="00E01337" w:rsidRPr="00970352">
        <w:t xml:space="preserve"> </w:t>
      </w:r>
      <w:r w:rsidRPr="00970352">
        <w:t>RCRC per session. The second peak of returning bird</w:t>
      </w:r>
      <w:r w:rsidR="3A159861" w:rsidRPr="00970352">
        <w:t>s</w:t>
      </w:r>
      <w:r w:rsidRPr="00970352">
        <w:t xml:space="preserve"> in mid</w:t>
      </w:r>
      <w:r w:rsidR="00E13E0A" w:rsidRPr="00970352">
        <w:t>-September</w:t>
      </w:r>
      <w:r w:rsidRPr="00970352">
        <w:t xml:space="preserve"> is much smaller with only 1.5 bird</w:t>
      </w:r>
      <w:r w:rsidR="30DB54BE" w:rsidRPr="00970352">
        <w:t>s</w:t>
      </w:r>
      <w:r w:rsidRPr="00970352">
        <w:t>/session</w:t>
      </w:r>
      <w:r w:rsidR="00CA1483">
        <w:t xml:space="preserve"> on average</w:t>
      </w:r>
      <w:r w:rsidRPr="00970352">
        <w:t xml:space="preserve">. The counts of 2020 show an early arrival </w:t>
      </w:r>
      <w:r w:rsidR="0C440C14" w:rsidRPr="00970352">
        <w:t>of</w:t>
      </w:r>
      <w:r w:rsidRPr="00970352">
        <w:t xml:space="preserve"> bird</w:t>
      </w:r>
      <w:r w:rsidR="42DCB028" w:rsidRPr="00970352">
        <w:t>s</w:t>
      </w:r>
      <w:r w:rsidRPr="00970352">
        <w:t xml:space="preserve"> (peak in second half of May), but </w:t>
      </w:r>
      <w:r w:rsidR="00E01337" w:rsidRPr="00970352">
        <w:t>overall,</w:t>
      </w:r>
      <w:r w:rsidRPr="00970352">
        <w:t xml:space="preserve"> within the range of </w:t>
      </w:r>
      <w:r w:rsidR="00356B6A">
        <w:t xml:space="preserve">a </w:t>
      </w:r>
      <w:r w:rsidRPr="00970352">
        <w:t>typical year.</w:t>
      </w:r>
    </w:p>
    <w:p w14:paraId="1FD13CA0" w14:textId="6EA71147" w:rsidR="004267BA" w:rsidRPr="00970352" w:rsidRDefault="00120AD7" w:rsidP="0055455D">
      <w:pPr>
        <w:jc w:val="center"/>
      </w:pPr>
      <w:r>
        <w:rPr>
          <w:noProof/>
        </w:rPr>
        <w:lastRenderedPageBreak/>
        <w:drawing>
          <wp:inline distT="0" distB="0" distL="0" distR="0" wp14:anchorId="358211EA" wp14:editId="44718EF3">
            <wp:extent cx="5264370" cy="3196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4370" cy="3196742"/>
                    </a:xfrm>
                    <a:prstGeom prst="rect">
                      <a:avLst/>
                    </a:prstGeom>
                  </pic:spPr>
                </pic:pic>
              </a:graphicData>
            </a:graphic>
          </wp:inline>
        </w:drawing>
      </w:r>
    </w:p>
    <w:p w14:paraId="03953F73" w14:textId="69053928" w:rsidR="004267BA" w:rsidRPr="00970352" w:rsidRDefault="004267BA" w:rsidP="006606DD">
      <w:pPr>
        <w:pStyle w:val="Figure"/>
      </w:pPr>
      <w:bookmarkStart w:id="74" w:name="_Ref55662176"/>
      <w:r w:rsidRPr="00970352">
        <w:t xml:space="preserve">Figure </w:t>
      </w:r>
      <w:r w:rsidRPr="00970352">
        <w:fldChar w:fldCharType="begin"/>
      </w:r>
      <w:r w:rsidRPr="00970352">
        <w:instrText>SEQ Figure \* ARABIC</w:instrText>
      </w:r>
      <w:r w:rsidRPr="00970352">
        <w:fldChar w:fldCharType="separate"/>
      </w:r>
      <w:r w:rsidR="00EC06EC">
        <w:rPr>
          <w:noProof/>
        </w:rPr>
        <w:t>1</w:t>
      </w:r>
      <w:r w:rsidRPr="00970352">
        <w:fldChar w:fldCharType="end"/>
      </w:r>
      <w:bookmarkEnd w:id="74"/>
      <w:r w:rsidRPr="00970352">
        <w:t>:</w:t>
      </w:r>
      <w:r w:rsidR="00831B80" w:rsidRPr="00970352">
        <w:t xml:space="preserve"> Seasonal variation in the number of captured RCRC per session. </w:t>
      </w:r>
      <w:r w:rsidR="14397851" w:rsidRPr="00970352">
        <w:t>Points represent</w:t>
      </w:r>
      <w:r w:rsidR="00831B80" w:rsidRPr="00970352">
        <w:t xml:space="preserve"> actual data point</w:t>
      </w:r>
      <w:r w:rsidR="2E928C43" w:rsidRPr="00970352">
        <w:t>s</w:t>
      </w:r>
      <w:r w:rsidR="00831B80" w:rsidRPr="00970352">
        <w:t xml:space="preserve"> while</w:t>
      </w:r>
      <w:r w:rsidR="611B320A" w:rsidRPr="00970352">
        <w:t xml:space="preserve"> the</w:t>
      </w:r>
      <w:r w:rsidR="00831B80" w:rsidRPr="00970352">
        <w:t xml:space="preserve"> black line is the model estimate for the default/average case (156m, 4hr) with </w:t>
      </w:r>
      <w:r w:rsidR="00352E36" w:rsidRPr="00970352">
        <w:t>its corresponding u</w:t>
      </w:r>
      <w:r w:rsidR="00831B80" w:rsidRPr="00970352">
        <w:t xml:space="preserve">ncertainty </w:t>
      </w:r>
      <w:r w:rsidR="00352E36" w:rsidRPr="00970352">
        <w:t xml:space="preserve">illustrated </w:t>
      </w:r>
      <w:r w:rsidR="00831B80" w:rsidRPr="00970352">
        <w:t xml:space="preserve">as shaded area. </w:t>
      </w:r>
      <w:r w:rsidR="00DE1EB3" w:rsidRPr="00970352">
        <w:t xml:space="preserve">Sessions with 6 or more RCRC are illustrated on the “6+” line but </w:t>
      </w:r>
      <w:r w:rsidR="00D26DD5" w:rsidRPr="00970352">
        <w:t xml:space="preserve">with </w:t>
      </w:r>
      <w:r w:rsidR="14F5A348" w:rsidRPr="00970352">
        <w:t>proportionate</w:t>
      </w:r>
      <w:r w:rsidR="00D26DD5" w:rsidRPr="00970352">
        <w:t xml:space="preserve"> size and </w:t>
      </w:r>
      <w:r w:rsidR="006447E0" w:rsidRPr="00970352">
        <w:t>colour</w:t>
      </w:r>
      <w:r w:rsidR="00D26DD5" w:rsidRPr="00970352">
        <w:t>. B</w:t>
      </w:r>
      <w:r w:rsidR="00831B80" w:rsidRPr="00970352">
        <w:t xml:space="preserve">lack </w:t>
      </w:r>
      <w:r w:rsidR="49CE9CEC" w:rsidRPr="00970352">
        <w:t>points</w:t>
      </w:r>
      <w:r w:rsidR="00D26DD5" w:rsidRPr="00970352">
        <w:t xml:space="preserve"> correspond to the </w:t>
      </w:r>
      <w:r w:rsidR="3A8F15C7" w:rsidRPr="00970352">
        <w:t>2020</w:t>
      </w:r>
      <w:r w:rsidR="00D26DD5" w:rsidRPr="00970352">
        <w:t xml:space="preserve"> data, when the geolocator</w:t>
      </w:r>
      <w:r w:rsidR="1751D994" w:rsidRPr="00970352">
        <w:t>s</w:t>
      </w:r>
      <w:r w:rsidR="00D26DD5" w:rsidRPr="00970352">
        <w:t xml:space="preserve"> were equipped. </w:t>
      </w:r>
    </w:p>
    <w:p w14:paraId="051BB1B2" w14:textId="22FB32F3" w:rsidR="006606DD" w:rsidRPr="00970352" w:rsidRDefault="006606DD" w:rsidP="00F653EA">
      <w:r w:rsidRPr="00970352">
        <w:t xml:space="preserve">We modelled the probability </w:t>
      </w:r>
      <w:r w:rsidR="00F653EA" w:rsidRPr="00970352">
        <w:t xml:space="preserve">of recapture </w:t>
      </w:r>
      <w:r w:rsidRPr="00970352">
        <w:t xml:space="preserve">within a year </w:t>
      </w:r>
      <w:del w:id="75" w:author="Reto Burri" w:date="2020-12-04T11:00:00Z">
        <w:r w:rsidR="7346E1FA" w:rsidRPr="00970352" w:rsidDel="00CF3F04">
          <w:delText>in order</w:delText>
        </w:r>
        <w:r w:rsidR="00F653EA" w:rsidRPr="00970352" w:rsidDel="00CF3F04">
          <w:delText xml:space="preserve"> </w:delText>
        </w:r>
      </w:del>
      <w:r w:rsidR="00F653EA" w:rsidRPr="00970352">
        <w:t xml:space="preserve">to </w:t>
      </w:r>
      <w:r w:rsidRPr="00970352">
        <w:t xml:space="preserve">extract the number of </w:t>
      </w:r>
      <w:r w:rsidR="00F653EA" w:rsidRPr="00970352">
        <w:t>unique birds</w:t>
      </w:r>
      <w:r w:rsidRPr="00970352">
        <w:t xml:space="preserve"> </w:t>
      </w:r>
      <w:r w:rsidR="00F653EA" w:rsidRPr="00970352">
        <w:t xml:space="preserve">captured </w:t>
      </w:r>
      <w:r w:rsidRPr="00970352">
        <w:t xml:space="preserve">during a </w:t>
      </w:r>
      <w:r w:rsidR="00687906" w:rsidRPr="00970352">
        <w:t xml:space="preserve">single </w:t>
      </w:r>
      <w:r w:rsidRPr="00970352">
        <w:t>year</w:t>
      </w:r>
      <w:r w:rsidR="003C31A3" w:rsidRPr="00970352">
        <w:t xml:space="preserve"> (</w:t>
      </w:r>
      <w:r w:rsidR="003C31A3" w:rsidRPr="00970352">
        <w:fldChar w:fldCharType="begin"/>
      </w:r>
      <w:r w:rsidR="003C31A3" w:rsidRPr="00970352">
        <w:instrText xml:space="preserve"> REF _Ref55662186 \h </w:instrText>
      </w:r>
      <w:r w:rsidR="003C31A3" w:rsidRPr="00970352">
        <w:fldChar w:fldCharType="separate"/>
      </w:r>
      <w:r w:rsidR="003C31A3" w:rsidRPr="00970352">
        <w:t xml:space="preserve">Figure </w:t>
      </w:r>
      <w:r w:rsidR="003C31A3" w:rsidRPr="00970352">
        <w:rPr>
          <w:noProof/>
        </w:rPr>
        <w:t>2</w:t>
      </w:r>
      <w:r w:rsidR="003C31A3" w:rsidRPr="00970352">
        <w:fldChar w:fldCharType="end"/>
      </w:r>
      <w:r w:rsidR="003C31A3" w:rsidRPr="00970352">
        <w:t>)</w:t>
      </w:r>
      <w:r w:rsidRPr="00970352">
        <w:t xml:space="preserve">. </w:t>
      </w:r>
      <w:r w:rsidR="00BE0023" w:rsidRPr="00970352">
        <w:t xml:space="preserve">As the </w:t>
      </w:r>
      <w:r w:rsidR="00687906" w:rsidRPr="00970352">
        <w:t>cum</w:t>
      </w:r>
      <w:r w:rsidR="002840CC" w:rsidRPr="00970352">
        <w:t xml:space="preserve">ulative </w:t>
      </w:r>
      <w:r w:rsidR="00BE0023" w:rsidRPr="00970352">
        <w:t xml:space="preserve">number of RCRC </w:t>
      </w:r>
      <w:r w:rsidR="002840CC" w:rsidRPr="00970352">
        <w:t>c</w:t>
      </w:r>
      <w:r w:rsidR="00BE0023" w:rsidRPr="00970352">
        <w:t>apture</w:t>
      </w:r>
      <w:r w:rsidR="002840CC" w:rsidRPr="00970352">
        <w:t>d increases,</w:t>
      </w:r>
      <w:r w:rsidR="00BE0023" w:rsidRPr="00970352">
        <w:t xml:space="preserve"> </w:t>
      </w:r>
      <w:r w:rsidR="00CA1483">
        <w:t xml:space="preserve">so does </w:t>
      </w:r>
      <w:r w:rsidR="00BE0023" w:rsidRPr="00970352">
        <w:t xml:space="preserve">the </w:t>
      </w:r>
      <w:r w:rsidR="00423584" w:rsidRPr="00970352">
        <w:t>recapture rate</w:t>
      </w:r>
      <w:r w:rsidRPr="00970352">
        <w:t xml:space="preserve"> </w:t>
      </w:r>
      <w:r w:rsidR="00423584" w:rsidRPr="00970352">
        <w:t xml:space="preserve">and </w:t>
      </w:r>
      <w:r w:rsidR="00F81087" w:rsidRPr="00970352">
        <w:t>consequently</w:t>
      </w:r>
      <w:r w:rsidR="002840CC" w:rsidRPr="00970352">
        <w:t>,</w:t>
      </w:r>
      <w:r w:rsidR="00F81087" w:rsidRPr="00970352">
        <w:t xml:space="preserve"> the probability of being a new bird </w:t>
      </w:r>
      <w:r w:rsidRPr="00970352">
        <w:t>decrease</w:t>
      </w:r>
      <w:r w:rsidR="4421DAD0" w:rsidRPr="00970352">
        <w:t>s</w:t>
      </w:r>
      <w:r w:rsidR="002840CC" w:rsidRPr="00970352">
        <w:t xml:space="preserve"> from </w:t>
      </w:r>
      <w:r w:rsidR="00130A78" w:rsidRPr="00970352">
        <w:t xml:space="preserve">around </w:t>
      </w:r>
      <w:r w:rsidR="002840CC" w:rsidRPr="00970352">
        <w:t>100%</w:t>
      </w:r>
      <w:r w:rsidR="00E43E26" w:rsidRPr="00970352">
        <w:t xml:space="preserve"> </w:t>
      </w:r>
      <w:r w:rsidR="00130A78" w:rsidRPr="00970352">
        <w:t xml:space="preserve">for the first bird </w:t>
      </w:r>
      <w:r w:rsidR="00E43E26" w:rsidRPr="00970352">
        <w:t>to 60-70%</w:t>
      </w:r>
      <w:r w:rsidR="00130A78" w:rsidRPr="00970352">
        <w:t xml:space="preserve"> </w:t>
      </w:r>
      <w:r w:rsidR="76F2F528" w:rsidRPr="00970352">
        <w:t>after</w:t>
      </w:r>
      <w:r w:rsidR="00130A78" w:rsidRPr="00970352">
        <w:t xml:space="preserve"> </w:t>
      </w:r>
      <w:r w:rsidR="00F36C5A" w:rsidRPr="00970352">
        <w:t>40 RCRC</w:t>
      </w:r>
      <w:r w:rsidR="00CA1483">
        <w:t>s</w:t>
      </w:r>
      <w:r w:rsidR="00F36C5A" w:rsidRPr="00970352">
        <w:t xml:space="preserve"> have been captured in the year</w:t>
      </w:r>
      <w:r w:rsidRPr="00970352">
        <w:t xml:space="preserve">. </w:t>
      </w:r>
      <w:r w:rsidR="00E43E26" w:rsidRPr="00970352">
        <w:t xml:space="preserve">Note that this approach can only reliably estimate the probability </w:t>
      </w:r>
      <w:r w:rsidR="6548E59D" w:rsidRPr="00970352">
        <w:t xml:space="preserve">up </w:t>
      </w:r>
      <w:r w:rsidR="00B6518A" w:rsidRPr="00970352">
        <w:t xml:space="preserve">to a maximum </w:t>
      </w:r>
      <w:r w:rsidRPr="00970352">
        <w:t xml:space="preserve">of </w:t>
      </w:r>
      <w:r w:rsidR="00B6518A" w:rsidRPr="00970352">
        <w:t xml:space="preserve">around 40 </w:t>
      </w:r>
      <w:r w:rsidRPr="00970352">
        <w:t>RCRC</w:t>
      </w:r>
      <w:r w:rsidR="00CA1483">
        <w:t>s</w:t>
      </w:r>
      <w:r w:rsidRPr="00970352">
        <w:t xml:space="preserve"> captured in </w:t>
      </w:r>
      <w:r w:rsidR="1AE69913" w:rsidRPr="00970352">
        <w:t>a</w:t>
      </w:r>
      <w:r w:rsidRPr="00970352">
        <w:t xml:space="preserve"> year. </w:t>
      </w:r>
    </w:p>
    <w:p w14:paraId="4557FFD6" w14:textId="2BBE3D27" w:rsidR="001B5266" w:rsidRPr="00970352" w:rsidRDefault="005F5559" w:rsidP="001B5266">
      <w:pPr>
        <w:keepNext/>
      </w:pPr>
      <w:r>
        <w:rPr>
          <w:noProof/>
        </w:rPr>
        <w:lastRenderedPageBreak/>
        <w:drawing>
          <wp:inline distT="0" distB="0" distL="0" distR="0" wp14:anchorId="6690419F" wp14:editId="21C3C203">
            <wp:extent cx="4971414" cy="35020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1414" cy="3502025"/>
                    </a:xfrm>
                    <a:prstGeom prst="rect">
                      <a:avLst/>
                    </a:prstGeom>
                  </pic:spPr>
                </pic:pic>
              </a:graphicData>
            </a:graphic>
          </wp:inline>
        </w:drawing>
      </w:r>
    </w:p>
    <w:p w14:paraId="6E4E1B0E" w14:textId="350E340B" w:rsidR="009E6A5A" w:rsidRPr="00970352" w:rsidRDefault="001B5266" w:rsidP="006606DD">
      <w:pPr>
        <w:pStyle w:val="Figure"/>
      </w:pPr>
      <w:bookmarkStart w:id="76" w:name="_Ref55662186"/>
      <w:r w:rsidRPr="00970352">
        <w:t xml:space="preserve">Figure </w:t>
      </w:r>
      <w:r w:rsidRPr="00970352">
        <w:fldChar w:fldCharType="begin"/>
      </w:r>
      <w:r w:rsidRPr="00970352">
        <w:instrText>SEQ Figure \* ARABIC</w:instrText>
      </w:r>
      <w:r w:rsidRPr="00970352">
        <w:fldChar w:fldCharType="separate"/>
      </w:r>
      <w:r w:rsidR="00EC06EC">
        <w:rPr>
          <w:noProof/>
        </w:rPr>
        <w:t>2</w:t>
      </w:r>
      <w:r w:rsidRPr="00970352">
        <w:fldChar w:fldCharType="end"/>
      </w:r>
      <w:bookmarkEnd w:id="76"/>
      <w:r w:rsidRPr="00970352">
        <w:t xml:space="preserve">: </w:t>
      </w:r>
      <w:r w:rsidR="00EB750E" w:rsidRPr="00970352">
        <w:t xml:space="preserve">The probability of capturing a new bird (i.e., a bird not yet captured </w:t>
      </w:r>
      <w:r w:rsidR="004060BB">
        <w:t>in the current</w:t>
      </w:r>
      <w:r w:rsidR="00EB750E" w:rsidRPr="00970352">
        <w:t xml:space="preserve"> year) as </w:t>
      </w:r>
      <w:r w:rsidR="004060BB">
        <w:t xml:space="preserve">a function of </w:t>
      </w:r>
      <w:r w:rsidR="00EB750E" w:rsidRPr="00970352">
        <w:t>the number of RCRC capture increases.</w:t>
      </w:r>
      <w:r w:rsidR="00EB750E">
        <w:t xml:space="preserve"> </w:t>
      </w:r>
      <w:r w:rsidR="007F0510" w:rsidRPr="00970352">
        <w:t xml:space="preserve">The </w:t>
      </w:r>
      <w:commentRangeStart w:id="77"/>
      <w:commentRangeStart w:id="78"/>
      <w:r w:rsidR="001C6C0D" w:rsidRPr="00970352">
        <w:t xml:space="preserve">colour and size of the </w:t>
      </w:r>
      <w:r w:rsidR="0B9FB0C3" w:rsidRPr="00970352">
        <w:t>points</w:t>
      </w:r>
      <w:r w:rsidR="001C6C0D" w:rsidRPr="00970352">
        <w:t xml:space="preserve"> </w:t>
      </w:r>
      <w:commentRangeEnd w:id="77"/>
      <w:r w:rsidR="005A4771">
        <w:rPr>
          <w:rStyle w:val="Kommentarzeichen"/>
          <w:iCs w:val="0"/>
          <w:color w:val="auto"/>
        </w:rPr>
        <w:commentReference w:id="77"/>
      </w:r>
      <w:commentRangeEnd w:id="78"/>
      <w:r w:rsidR="00542E08">
        <w:rPr>
          <w:rStyle w:val="Kommentarzeichen"/>
          <w:iCs w:val="0"/>
          <w:color w:val="auto"/>
        </w:rPr>
        <w:commentReference w:id="78"/>
      </w:r>
      <w:r w:rsidR="001C6C0D" w:rsidRPr="00970352">
        <w:t xml:space="preserve">indicate the number of </w:t>
      </w:r>
      <w:r w:rsidR="48D51DE2" w:rsidRPr="00970352">
        <w:t>occurrences</w:t>
      </w:r>
      <w:r w:rsidR="001C6C0D" w:rsidRPr="00970352">
        <w:t xml:space="preserve"> in the dataset </w:t>
      </w:r>
      <w:r w:rsidR="0037750E" w:rsidRPr="00970352">
        <w:t>that the n</w:t>
      </w:r>
      <w:r w:rsidR="0037750E" w:rsidRPr="00970352">
        <w:rPr>
          <w:vertAlign w:val="superscript"/>
        </w:rPr>
        <w:t>th</w:t>
      </w:r>
      <w:r w:rsidR="0037750E" w:rsidRPr="00970352">
        <w:t xml:space="preserve"> bird caught in a year </w:t>
      </w:r>
      <w:r w:rsidR="02BC0B46" w:rsidRPr="00970352">
        <w:t>had</w:t>
      </w:r>
      <w:r w:rsidR="007E6E02" w:rsidRPr="00970352">
        <w:t xml:space="preserve"> already </w:t>
      </w:r>
      <w:r w:rsidR="620D19B1" w:rsidRPr="00970352">
        <w:t>been</w:t>
      </w:r>
      <w:r w:rsidR="007E6E02" w:rsidRPr="00970352">
        <w:t xml:space="preserve"> caught during the year (</w:t>
      </w:r>
      <w:r w:rsidR="00C635EA" w:rsidRPr="00970352">
        <w:t xml:space="preserve">bottom, </w:t>
      </w:r>
      <w:r w:rsidR="007E6E02" w:rsidRPr="00970352">
        <w:t>old bird, 0%) or the first time it was caught this year (</w:t>
      </w:r>
      <w:r w:rsidR="00C635EA" w:rsidRPr="00970352">
        <w:t xml:space="preserve">top, </w:t>
      </w:r>
      <w:r w:rsidR="007E6E02" w:rsidRPr="00970352">
        <w:t>new bird, 100%).</w:t>
      </w:r>
      <w:r w:rsidR="00C635EA" w:rsidRPr="00970352">
        <w:t xml:space="preserve"> The</w:t>
      </w:r>
      <w:r w:rsidR="00E50194" w:rsidRPr="00970352">
        <w:t xml:space="preserve"> line shows the fitted model of the probability that </w:t>
      </w:r>
      <w:r w:rsidR="008200CE" w:rsidRPr="00970352">
        <w:t xml:space="preserve">a bird is a new bird as a function of its rank of capture. </w:t>
      </w:r>
    </w:p>
    <w:p w14:paraId="30C5ADA8" w14:textId="77777777" w:rsidR="00206363" w:rsidRDefault="00B34A02" w:rsidP="003C31A3">
      <w:r w:rsidRPr="00970352">
        <w:t>Five</w:t>
      </w:r>
      <w:r w:rsidR="001E6DDB" w:rsidRPr="00970352">
        <w:t xml:space="preserve"> different </w:t>
      </w:r>
      <w:r w:rsidR="009E12D6" w:rsidRPr="00970352">
        <w:t>scenarios</w:t>
      </w:r>
      <w:r w:rsidR="001E6DDB" w:rsidRPr="00970352">
        <w:t xml:space="preserve"> of ringing were model</w:t>
      </w:r>
      <w:r w:rsidR="7F5AA6C5" w:rsidRPr="00970352">
        <w:t>led</w:t>
      </w:r>
      <w:r w:rsidR="001E6DDB" w:rsidRPr="00970352">
        <w:t xml:space="preserve"> to estimate the total number of unique RCRC captured along the year</w:t>
      </w:r>
      <w:r w:rsidR="009E12D6" w:rsidRPr="00970352">
        <w:t xml:space="preserve"> in </w:t>
      </w:r>
      <w:r w:rsidR="003C31A3" w:rsidRPr="00970352">
        <w:fldChar w:fldCharType="begin"/>
      </w:r>
      <w:r w:rsidR="003C31A3" w:rsidRPr="00970352">
        <w:instrText xml:space="preserve"> REF _Ref55662208 \h  \* MERGEFORMAT </w:instrText>
      </w:r>
      <w:r w:rsidR="003C31A3" w:rsidRPr="00970352">
        <w:fldChar w:fldCharType="separate"/>
      </w:r>
      <w:r w:rsidR="003C31A3" w:rsidRPr="00970352">
        <w:t xml:space="preserve">Figure </w:t>
      </w:r>
      <w:r w:rsidR="003C31A3" w:rsidRPr="00970352">
        <w:rPr>
          <w:noProof/>
        </w:rPr>
        <w:t>3</w:t>
      </w:r>
      <w:r w:rsidR="003C31A3" w:rsidRPr="00970352">
        <w:fldChar w:fldCharType="end"/>
      </w:r>
      <w:r w:rsidR="009E12D6" w:rsidRPr="00970352">
        <w:t xml:space="preserve">. </w:t>
      </w:r>
      <w:r w:rsidR="00274BE1" w:rsidRPr="00970352">
        <w:t>Compar</w:t>
      </w:r>
      <w:r w:rsidR="6ED0F5EA" w:rsidRPr="00970352">
        <w:t>ed with</w:t>
      </w:r>
      <w:r w:rsidR="004860B0" w:rsidRPr="00970352">
        <w:t xml:space="preserve"> the total number of birds</w:t>
      </w:r>
      <w:r w:rsidR="00274BE1" w:rsidRPr="00970352">
        <w:t xml:space="preserve"> </w:t>
      </w:r>
      <w:r w:rsidR="004860B0" w:rsidRPr="00970352">
        <w:t xml:space="preserve">caught at the end of year </w:t>
      </w:r>
      <w:r w:rsidR="4E18B3C7" w:rsidRPr="00970352">
        <w:t>with</w:t>
      </w:r>
      <w:r w:rsidR="004860B0" w:rsidRPr="00970352">
        <w:t xml:space="preserve"> </w:t>
      </w:r>
      <w:r w:rsidR="00274BE1" w:rsidRPr="00970352">
        <w:t>the default scenario (</w:t>
      </w:r>
      <w:r w:rsidR="00153AB8" w:rsidRPr="00970352">
        <w:t>16</w:t>
      </w:r>
      <w:r w:rsidR="004860B0" w:rsidRPr="00970352">
        <w:t>), i</w:t>
      </w:r>
      <w:r w:rsidR="00536916" w:rsidRPr="00970352">
        <w:t>ncreasing the duration of ringing session</w:t>
      </w:r>
      <w:r w:rsidR="6BE51E27" w:rsidRPr="00970352">
        <w:t>s</w:t>
      </w:r>
      <w:r w:rsidR="00536916" w:rsidRPr="00970352">
        <w:t xml:space="preserve"> by </w:t>
      </w:r>
      <w:r w:rsidR="00432DC4">
        <w:t xml:space="preserve">two </w:t>
      </w:r>
      <w:r w:rsidR="00536916" w:rsidRPr="00970352">
        <w:t>h</w:t>
      </w:r>
      <w:r w:rsidR="00432DC4">
        <w:t>ou</w:t>
      </w:r>
      <w:r w:rsidR="00536916" w:rsidRPr="00970352">
        <w:t>r</w:t>
      </w:r>
      <w:r w:rsidR="00432DC4">
        <w:t>s</w:t>
      </w:r>
      <w:r w:rsidR="00536916" w:rsidRPr="00970352">
        <w:t xml:space="preserve"> </w:t>
      </w:r>
      <w:r w:rsidR="00274BE1" w:rsidRPr="00970352">
        <w:t xml:space="preserve">(‘6hr’) </w:t>
      </w:r>
      <w:r w:rsidR="00574360" w:rsidRPr="00970352">
        <w:t>or adding 44m of additional nets (‘200m’) results in</w:t>
      </w:r>
      <w:r w:rsidR="00536916" w:rsidRPr="00970352">
        <w:t xml:space="preserve"> </w:t>
      </w:r>
      <w:r w:rsidR="00574360" w:rsidRPr="00970352">
        <w:t xml:space="preserve">only </w:t>
      </w:r>
      <w:r w:rsidR="00432DC4">
        <w:t>three</w:t>
      </w:r>
      <w:r w:rsidR="00574360" w:rsidRPr="00970352">
        <w:t xml:space="preserve"> more birds caught</w:t>
      </w:r>
      <w:r w:rsidR="00536916" w:rsidRPr="00970352">
        <w:t xml:space="preserve"> </w:t>
      </w:r>
      <w:r w:rsidR="004F45C8" w:rsidRPr="00970352">
        <w:t>(</w:t>
      </w:r>
      <w:r w:rsidR="006C6648" w:rsidRPr="00970352">
        <w:t>19</w:t>
      </w:r>
      <w:r w:rsidR="004F45C8" w:rsidRPr="00970352">
        <w:t>)</w:t>
      </w:r>
      <w:r w:rsidR="00C64F40" w:rsidRPr="00970352">
        <w:t xml:space="preserve">. </w:t>
      </w:r>
      <w:r w:rsidR="00273F5D" w:rsidRPr="00970352">
        <w:t xml:space="preserve">However, the optimized </w:t>
      </w:r>
      <w:r w:rsidR="00574360" w:rsidRPr="00970352">
        <w:t xml:space="preserve">scenario </w:t>
      </w:r>
      <w:r w:rsidR="4D660FDD" w:rsidRPr="00970352">
        <w:t>yields many more birds,</w:t>
      </w:r>
      <w:r w:rsidR="00574360" w:rsidRPr="00970352">
        <w:t xml:space="preserve"> with a total of </w:t>
      </w:r>
      <w:r w:rsidR="002B027D" w:rsidRPr="00970352">
        <w:t>22</w:t>
      </w:r>
      <w:r w:rsidR="00846858" w:rsidRPr="00970352">
        <w:t xml:space="preserve"> birds </w:t>
      </w:r>
      <w:r w:rsidR="630178AA" w:rsidRPr="00970352">
        <w:t xml:space="preserve">captured </w:t>
      </w:r>
      <w:r w:rsidR="00846858" w:rsidRPr="00970352">
        <w:t xml:space="preserve">in </w:t>
      </w:r>
      <w:r w:rsidR="00817A16" w:rsidRPr="00970352">
        <w:t xml:space="preserve">fewer </w:t>
      </w:r>
      <w:r w:rsidR="00846858" w:rsidRPr="00970352">
        <w:t>number of sessions (</w:t>
      </w:r>
      <w:r w:rsidR="00817A16" w:rsidRPr="00970352">
        <w:t>31 instead of 37)</w:t>
      </w:r>
      <w:r w:rsidR="00273F5D" w:rsidRPr="00970352">
        <w:t xml:space="preserve">. </w:t>
      </w:r>
    </w:p>
    <w:p w14:paraId="468CC788" w14:textId="154A166D" w:rsidR="003C31A3" w:rsidRPr="00970352" w:rsidRDefault="009F6643" w:rsidP="003C31A3">
      <w:r w:rsidRPr="00970352">
        <w:t xml:space="preserve">In 2020, </w:t>
      </w:r>
      <w:r w:rsidR="00A20ADD">
        <w:t>27 ringing sessions were held with 1</w:t>
      </w:r>
      <w:r w:rsidR="00F70AAF">
        <w:t>56 m of mist nets, with a</w:t>
      </w:r>
      <w:r w:rsidR="00A833BC">
        <w:t xml:space="preserve">n average </w:t>
      </w:r>
      <w:r w:rsidR="00CC05E1">
        <w:t xml:space="preserve">duration of 3:45 (SD: </w:t>
      </w:r>
      <w:r w:rsidR="00A833BC">
        <w:t>0:59</w:t>
      </w:r>
      <w:r w:rsidR="00CC05E1">
        <w:t>)</w:t>
      </w:r>
      <w:r w:rsidR="005B4F35">
        <w:t>.</w:t>
      </w:r>
      <w:r w:rsidR="00CC05E1">
        <w:t xml:space="preserve"> </w:t>
      </w:r>
      <w:r w:rsidR="00D603A4">
        <w:t>A</w:t>
      </w:r>
      <w:r w:rsidR="00D603A4" w:rsidRPr="00970352">
        <w:t xml:space="preserve">s of </w:t>
      </w:r>
      <w:r w:rsidR="00D603A4">
        <w:t xml:space="preserve">the </w:t>
      </w:r>
      <w:r w:rsidR="00D603A4" w:rsidRPr="00970352">
        <w:t>1</w:t>
      </w:r>
      <w:r w:rsidR="00D603A4" w:rsidRPr="00D603A4">
        <w:rPr>
          <w:vertAlign w:val="superscript"/>
        </w:rPr>
        <w:t>st</w:t>
      </w:r>
      <w:r w:rsidR="00D603A4">
        <w:t xml:space="preserve"> of</w:t>
      </w:r>
      <w:r w:rsidR="00D603A4" w:rsidRPr="00970352">
        <w:t xml:space="preserve"> November</w:t>
      </w:r>
      <w:r w:rsidR="00D603A4">
        <w:t>, a total of 29 RCRC were capture</w:t>
      </w:r>
      <w:r w:rsidR="0015568E">
        <w:t xml:space="preserve"> </w:t>
      </w:r>
      <w:r w:rsidR="00D603A4">
        <w:t>from 23 unique individual</w:t>
      </w:r>
      <w:r w:rsidR="0015568E">
        <w:t>s</w:t>
      </w:r>
      <w:r w:rsidR="005B4F35">
        <w:t>. For the exact same information, the model predicted</w:t>
      </w:r>
      <w:r w:rsidR="68AAB668" w:rsidRPr="00970352">
        <w:t xml:space="preserve"> </w:t>
      </w:r>
      <w:r w:rsidR="005B4F35">
        <w:t xml:space="preserve">an expected </w:t>
      </w:r>
      <w:r w:rsidR="00B702A1">
        <w:t xml:space="preserve">total </w:t>
      </w:r>
      <w:r w:rsidR="002B18AC">
        <w:t xml:space="preserve">of 23.5 RCRC from </w:t>
      </w:r>
      <w:r w:rsidR="68AAB668" w:rsidRPr="00970352">
        <w:t>20</w:t>
      </w:r>
      <w:r w:rsidR="002B18AC">
        <w:t xml:space="preserve"> individuals</w:t>
      </w:r>
      <w:r w:rsidR="009E4C42" w:rsidRPr="00970352">
        <w:t xml:space="preserve">. </w:t>
      </w:r>
    </w:p>
    <w:p w14:paraId="5BA5E351" w14:textId="648051B5" w:rsidR="001B5266" w:rsidRPr="00970352" w:rsidRDefault="00C87A66" w:rsidP="001B5266">
      <w:pPr>
        <w:keepNext/>
      </w:pPr>
      <w:r>
        <w:rPr>
          <w:noProof/>
        </w:rPr>
        <w:lastRenderedPageBreak/>
        <w:drawing>
          <wp:inline distT="0" distB="0" distL="0" distR="0" wp14:anchorId="40EC2E2E" wp14:editId="7EFE94E9">
            <wp:extent cx="5393689" cy="286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3689" cy="2860675"/>
                    </a:xfrm>
                    <a:prstGeom prst="rect">
                      <a:avLst/>
                    </a:prstGeom>
                  </pic:spPr>
                </pic:pic>
              </a:graphicData>
            </a:graphic>
          </wp:inline>
        </w:drawing>
      </w:r>
    </w:p>
    <w:p w14:paraId="060E88A6" w14:textId="343F38EB" w:rsidR="001B5266" w:rsidRPr="00970352" w:rsidRDefault="001B5266" w:rsidP="006606DD">
      <w:pPr>
        <w:pStyle w:val="Figure"/>
      </w:pPr>
      <w:bookmarkStart w:id="79" w:name="_Ref55662208"/>
      <w:r w:rsidRPr="00970352">
        <w:t xml:space="preserve">Figure </w:t>
      </w:r>
      <w:r w:rsidRPr="00970352">
        <w:fldChar w:fldCharType="begin"/>
      </w:r>
      <w:r w:rsidRPr="00970352">
        <w:instrText>SEQ Figure \* ARABIC</w:instrText>
      </w:r>
      <w:r w:rsidRPr="00970352">
        <w:fldChar w:fldCharType="separate"/>
      </w:r>
      <w:r w:rsidR="00EC06EC">
        <w:rPr>
          <w:noProof/>
        </w:rPr>
        <w:t>3</w:t>
      </w:r>
      <w:r w:rsidRPr="00970352">
        <w:fldChar w:fldCharType="end"/>
      </w:r>
      <w:bookmarkEnd w:id="79"/>
      <w:r w:rsidRPr="00970352">
        <w:t xml:space="preserve">: </w:t>
      </w:r>
      <w:r w:rsidR="004E5392" w:rsidRPr="00970352">
        <w:t>Model predictions of the total unique RCRC c</w:t>
      </w:r>
      <w:r w:rsidR="7A923A10" w:rsidRPr="00970352">
        <w:t xml:space="preserve">aught </w:t>
      </w:r>
      <w:r w:rsidR="00CA2C52" w:rsidRPr="00970352">
        <w:t>along</w:t>
      </w:r>
      <w:r w:rsidR="004E5392" w:rsidRPr="00970352">
        <w:t xml:space="preserve"> a year</w:t>
      </w:r>
      <w:r w:rsidR="00965459" w:rsidRPr="00970352">
        <w:t xml:space="preserve"> following different scenarios</w:t>
      </w:r>
      <w:r w:rsidR="004E5392" w:rsidRPr="00970352">
        <w:t xml:space="preserve">. </w:t>
      </w:r>
      <w:r w:rsidR="00CA2C52" w:rsidRPr="00970352">
        <w:t xml:space="preserve">The default scenario </w:t>
      </w:r>
      <w:r w:rsidR="009B04B3" w:rsidRPr="00970352">
        <w:t xml:space="preserve">consists of </w:t>
      </w:r>
      <w:r w:rsidR="00CA4FCE" w:rsidRPr="00970352">
        <w:t xml:space="preserve">4hr </w:t>
      </w:r>
      <w:r w:rsidR="009B04B3" w:rsidRPr="00970352">
        <w:t>ringing session</w:t>
      </w:r>
      <w:r w:rsidR="132EE419" w:rsidRPr="00970352">
        <w:t>s</w:t>
      </w:r>
      <w:r w:rsidR="009B04B3" w:rsidRPr="00970352">
        <w:t xml:space="preserve"> using </w:t>
      </w:r>
      <w:r w:rsidR="00CA2C52" w:rsidRPr="00970352">
        <w:t>156m</w:t>
      </w:r>
      <w:r w:rsidR="009B04B3" w:rsidRPr="00970352">
        <w:t xml:space="preserve"> of nets </w:t>
      </w:r>
      <w:r w:rsidR="00CA2C52" w:rsidRPr="00970352">
        <w:t>every 10 days</w:t>
      </w:r>
      <w:r w:rsidR="00EE41D1" w:rsidRPr="00970352">
        <w:t>.</w:t>
      </w:r>
      <w:r w:rsidR="00CA4FCE" w:rsidRPr="00970352">
        <w:t xml:space="preserve"> ‘6h’ and ‘225m’ are modification</w:t>
      </w:r>
      <w:r w:rsidR="6B5D67A7" w:rsidRPr="00970352">
        <w:t>s</w:t>
      </w:r>
      <w:r w:rsidR="00CA4FCE" w:rsidRPr="00970352">
        <w:t xml:space="preserve"> of the default scenario</w:t>
      </w:r>
      <w:r w:rsidR="301D23EA" w:rsidRPr="00970352">
        <w:t>,</w:t>
      </w:r>
      <w:r w:rsidR="00CA4FCE" w:rsidRPr="00970352">
        <w:t xml:space="preserve"> and</w:t>
      </w:r>
      <w:r w:rsidR="00EE41D1" w:rsidRPr="00970352">
        <w:t xml:space="preserve"> </w:t>
      </w:r>
      <w:r w:rsidR="00CA4FCE" w:rsidRPr="00970352">
        <w:t>‘</w:t>
      </w:r>
      <w:r w:rsidR="00EE41D1" w:rsidRPr="00970352">
        <w:t>optimized</w:t>
      </w:r>
      <w:r w:rsidR="00CA4FCE" w:rsidRPr="00970352">
        <w:t xml:space="preserve">’ </w:t>
      </w:r>
      <w:r w:rsidR="00EE41D1" w:rsidRPr="00970352">
        <w:t>increase</w:t>
      </w:r>
      <w:r w:rsidR="00CA4FCE" w:rsidRPr="00970352">
        <w:t>s</w:t>
      </w:r>
      <w:r w:rsidR="00EE41D1" w:rsidRPr="00970352">
        <w:t xml:space="preserve"> the </w:t>
      </w:r>
      <w:r w:rsidR="005A118D" w:rsidRPr="00970352">
        <w:t>number of session</w:t>
      </w:r>
      <w:r w:rsidR="42D81D65" w:rsidRPr="00970352">
        <w:t>s</w:t>
      </w:r>
      <w:r w:rsidR="005A118D" w:rsidRPr="00970352">
        <w:t xml:space="preserve"> (</w:t>
      </w:r>
      <w:r w:rsidR="00CA1483">
        <w:t xml:space="preserve">to </w:t>
      </w:r>
      <w:r w:rsidR="005A118D" w:rsidRPr="00970352">
        <w:t>every week) during the peak passage (</w:t>
      </w:r>
      <w:r w:rsidR="00987D26" w:rsidRPr="00970352">
        <w:t>mid-</w:t>
      </w:r>
      <w:r w:rsidR="00CA4FCE" w:rsidRPr="00970352">
        <w:t>M</w:t>
      </w:r>
      <w:r w:rsidR="00987D26" w:rsidRPr="00970352">
        <w:t>ay – July)</w:t>
      </w:r>
      <w:r w:rsidR="00CA4FCE" w:rsidRPr="00970352">
        <w:t xml:space="preserve"> and decrease</w:t>
      </w:r>
      <w:r w:rsidR="57B62D8C" w:rsidRPr="00970352">
        <w:t>s</w:t>
      </w:r>
      <w:r w:rsidR="00CA4FCE" w:rsidRPr="00970352">
        <w:t xml:space="preserve"> </w:t>
      </w:r>
      <w:r w:rsidR="57B62D8C" w:rsidRPr="00970352">
        <w:t>them</w:t>
      </w:r>
      <w:r w:rsidR="00CA4FCE" w:rsidRPr="00970352">
        <w:t xml:space="preserve"> (</w:t>
      </w:r>
      <w:r w:rsidR="00CA1483">
        <w:t xml:space="preserve">to </w:t>
      </w:r>
      <w:r w:rsidR="00CA4FCE" w:rsidRPr="00970352">
        <w:t xml:space="preserve">every 2 weeks) </w:t>
      </w:r>
      <w:r w:rsidR="2162829C" w:rsidRPr="00970352">
        <w:t xml:space="preserve">during </w:t>
      </w:r>
      <w:r w:rsidR="00CA4FCE" w:rsidRPr="00970352">
        <w:t xml:space="preserve">the rest of the year. </w:t>
      </w:r>
      <w:r w:rsidR="00F276D7" w:rsidRPr="00970352">
        <w:t xml:space="preserve">Finally, using the exact date, duration, </w:t>
      </w:r>
      <w:r w:rsidR="00CA1483">
        <w:t xml:space="preserve">and </w:t>
      </w:r>
      <w:r w:rsidR="00F276D7" w:rsidRPr="00970352">
        <w:t>net length used in 2020, the model prediction ‘2020 model’ can be compared to the actual data (‘2020 data’).</w:t>
      </w:r>
    </w:p>
    <w:p w14:paraId="53B4EF59" w14:textId="58B63D68" w:rsidR="00980B7D" w:rsidRPr="00970352" w:rsidRDefault="00B93441" w:rsidP="00BA0A02">
      <w:pPr>
        <w:pStyle w:val="berschrift2"/>
      </w:pPr>
      <w:r>
        <w:t>R</w:t>
      </w:r>
      <w:r w:rsidR="00980B7D" w:rsidRPr="00970352">
        <w:t xml:space="preserve">ecapture </w:t>
      </w:r>
      <w:r>
        <w:t>model</w:t>
      </w:r>
    </w:p>
    <w:p w14:paraId="0B75BDB4" w14:textId="0627F834" w:rsidR="0090022F" w:rsidRDefault="00980B7D" w:rsidP="00BA0A02">
      <w:r w:rsidRPr="00970352">
        <w:t>Over the 161 unique RCRC individu</w:t>
      </w:r>
      <w:r w:rsidR="00AB1F8C" w:rsidRPr="00970352">
        <w:t>al</w:t>
      </w:r>
      <w:r w:rsidR="2585306B" w:rsidRPr="00970352">
        <w:t>s</w:t>
      </w:r>
      <w:r w:rsidRPr="00970352">
        <w:t xml:space="preserve"> captured</w:t>
      </w:r>
      <w:r w:rsidR="00AB1F8C" w:rsidRPr="00970352">
        <w:t xml:space="preserve"> in the dataset</w:t>
      </w:r>
      <w:r w:rsidRPr="00970352">
        <w:t>, 67 (42%) were recapture</w:t>
      </w:r>
      <w:r w:rsidR="2ABFA57F" w:rsidRPr="00970352">
        <w:t>d</w:t>
      </w:r>
      <w:r w:rsidRPr="00970352">
        <w:t xml:space="preserve"> </w:t>
      </w:r>
      <w:r w:rsidR="002F580A" w:rsidRPr="00970352">
        <w:t xml:space="preserve">at least once </w:t>
      </w:r>
      <w:r w:rsidR="00C06A60">
        <w:t>(including recapture the same year)</w:t>
      </w:r>
      <w:r w:rsidR="00383566">
        <w:t>. Wh</w:t>
      </w:r>
      <w:r w:rsidR="0021398B">
        <w:t xml:space="preserve">en </w:t>
      </w:r>
      <w:r w:rsidR="00735CDC">
        <w:t>considering the</w:t>
      </w:r>
      <w:r w:rsidR="00383566">
        <w:t xml:space="preserve"> </w:t>
      </w:r>
      <w:r w:rsidR="00291B2C">
        <w:t>3</w:t>
      </w:r>
      <w:r w:rsidR="00383566">
        <w:t>01</w:t>
      </w:r>
      <w:r w:rsidR="00291B2C">
        <w:t xml:space="preserve"> capture</w:t>
      </w:r>
      <w:r w:rsidR="00CA1483">
        <w:t xml:space="preserve"> events</w:t>
      </w:r>
      <w:r w:rsidR="00383566">
        <w:t xml:space="preserve"> (including same individuals)</w:t>
      </w:r>
      <w:r w:rsidR="00291B2C">
        <w:t xml:space="preserve">, </w:t>
      </w:r>
      <w:r w:rsidR="00383566" w:rsidRPr="00970352">
        <w:t xml:space="preserve">the </w:t>
      </w:r>
      <w:r w:rsidR="00383566">
        <w:t xml:space="preserve">general </w:t>
      </w:r>
      <w:r w:rsidR="00383566" w:rsidRPr="00970352">
        <w:t>recapture rate increases to 47%</w:t>
      </w:r>
      <w:r w:rsidR="00735CDC">
        <w:t xml:space="preserve">. </w:t>
      </w:r>
      <w:commentRangeStart w:id="80"/>
      <w:r w:rsidR="00735CDC">
        <w:t xml:space="preserve">However, looking at captures with recapture in </w:t>
      </w:r>
      <w:r w:rsidR="00385024">
        <w:t>any subsequent year</w:t>
      </w:r>
      <w:r w:rsidR="00735CDC">
        <w:t xml:space="preserve">, </w:t>
      </w:r>
      <w:r w:rsidR="00575593">
        <w:t>the recapture rate is 30%.</w:t>
      </w:r>
      <w:r w:rsidR="00383566" w:rsidRPr="00970352">
        <w:t xml:space="preserve"> </w:t>
      </w:r>
      <w:r w:rsidR="00383566">
        <w:t xml:space="preserve"> </w:t>
      </w:r>
      <w:r w:rsidR="001B2CD8">
        <w:t xml:space="preserve">In the rest of the study, </w:t>
      </w:r>
      <w:r w:rsidR="00385024">
        <w:t>we employ the lat</w:t>
      </w:r>
      <w:r w:rsidR="00CA1483">
        <w:t>t</w:t>
      </w:r>
      <w:r w:rsidR="00385024">
        <w:t xml:space="preserve">er definition of </w:t>
      </w:r>
      <w:r w:rsidR="001B2CD8">
        <w:t xml:space="preserve">recapture rate </w:t>
      </w:r>
      <w:r w:rsidR="00950EF7">
        <w:t>to eliminate intra-season recaptures and consider only</w:t>
      </w:r>
      <w:r w:rsidR="00385024">
        <w:t xml:space="preserve"> </w:t>
      </w:r>
      <w:r w:rsidR="00950EF7">
        <w:t xml:space="preserve">recaptures in </w:t>
      </w:r>
      <w:r w:rsidR="003C53CC">
        <w:t>subsequent year</w:t>
      </w:r>
      <w:r w:rsidR="0047136F">
        <w:t>s</w:t>
      </w:r>
      <w:r w:rsidR="00950EF7">
        <w:t>, when geolocators can be retrieved</w:t>
      </w:r>
      <w:r w:rsidR="003C53CC">
        <w:t xml:space="preserve">. </w:t>
      </w:r>
      <w:commentRangeEnd w:id="80"/>
      <w:r w:rsidR="00CF3F04">
        <w:rPr>
          <w:rStyle w:val="Kommentarzeichen"/>
        </w:rPr>
        <w:commentReference w:id="80"/>
      </w:r>
    </w:p>
    <w:p w14:paraId="181847F2" w14:textId="55CECD6E" w:rsidR="003B0821" w:rsidRDefault="467DC970" w:rsidP="00BA0A02">
      <w:r w:rsidRPr="00970352">
        <w:t>In gen</w:t>
      </w:r>
      <w:r w:rsidR="00E53E47">
        <w:t>e</w:t>
      </w:r>
      <w:r w:rsidRPr="00970352">
        <w:t xml:space="preserve">ral, </w:t>
      </w:r>
      <w:r w:rsidR="00771BD3" w:rsidRPr="00970352">
        <w:t>adult</w:t>
      </w:r>
      <w:r w:rsidR="1078AE7C" w:rsidRPr="00970352">
        <w:t>s</w:t>
      </w:r>
      <w:r w:rsidR="00771BD3" w:rsidRPr="00970352">
        <w:t xml:space="preserve"> </w:t>
      </w:r>
      <w:r w:rsidR="5A25038B" w:rsidRPr="00970352">
        <w:t>show</w:t>
      </w:r>
      <w:r w:rsidR="00771BD3" w:rsidRPr="00970352">
        <w:t xml:space="preserve"> a </w:t>
      </w:r>
      <w:r w:rsidR="00850419">
        <w:t>slightly</w:t>
      </w:r>
      <w:r w:rsidR="00771BD3" w:rsidRPr="00970352">
        <w:t xml:space="preserve"> higher recapture rate (</w:t>
      </w:r>
      <w:r w:rsidR="002E4163" w:rsidRPr="00970352">
        <w:t xml:space="preserve">34%) </w:t>
      </w:r>
      <w:r w:rsidR="7CDADB30" w:rsidRPr="00970352">
        <w:t>than</w:t>
      </w:r>
      <w:r w:rsidR="002E4163" w:rsidRPr="00970352">
        <w:t xml:space="preserve"> juvenile</w:t>
      </w:r>
      <w:r w:rsidR="572E770C" w:rsidRPr="00970352">
        <w:t>s</w:t>
      </w:r>
      <w:r w:rsidR="002E4163" w:rsidRPr="00970352">
        <w:t xml:space="preserve"> (27%).</w:t>
      </w:r>
      <w:r w:rsidR="00A503C0" w:rsidRPr="00970352">
        <w:t xml:space="preserve"> </w:t>
      </w:r>
      <w:r w:rsidR="00980B7D" w:rsidRPr="00970352">
        <w:t xml:space="preserve">When modelled over </w:t>
      </w:r>
      <w:r w:rsidR="001F557D" w:rsidRPr="00970352">
        <w:t>the day of year (</w:t>
      </w:r>
      <w:r w:rsidR="001F557D" w:rsidRPr="00970352">
        <w:fldChar w:fldCharType="begin"/>
      </w:r>
      <w:r w:rsidR="001F557D" w:rsidRPr="00970352">
        <w:instrText xml:space="preserve"> REF _Ref55578047 \h </w:instrText>
      </w:r>
      <w:r w:rsidR="001F557D" w:rsidRPr="00970352">
        <w:fldChar w:fldCharType="separate"/>
      </w:r>
      <w:r w:rsidR="001F557D" w:rsidRPr="00970352">
        <w:t xml:space="preserve">Figure </w:t>
      </w:r>
      <w:r w:rsidR="001F557D" w:rsidRPr="00970352">
        <w:rPr>
          <w:noProof/>
        </w:rPr>
        <w:t>4</w:t>
      </w:r>
      <w:r w:rsidR="001F557D" w:rsidRPr="00970352">
        <w:fldChar w:fldCharType="end"/>
      </w:r>
      <w:r w:rsidR="00F326EE" w:rsidRPr="00970352">
        <w:t>a</w:t>
      </w:r>
      <w:r w:rsidR="001F557D" w:rsidRPr="00970352">
        <w:t>)</w:t>
      </w:r>
      <w:r w:rsidR="00980B7D" w:rsidRPr="00970352">
        <w:t xml:space="preserve">, the recapture rate </w:t>
      </w:r>
      <w:r w:rsidR="00286C6A">
        <w:t>in</w:t>
      </w:r>
      <w:r w:rsidR="00195FAB">
        <w:t xml:space="preserve"> subsequent year</w:t>
      </w:r>
      <w:r w:rsidR="00286C6A">
        <w:t>s</w:t>
      </w:r>
      <w:r w:rsidR="00195FAB">
        <w:t xml:space="preserve"> </w:t>
      </w:r>
      <w:r w:rsidR="00980B7D" w:rsidRPr="00970352">
        <w:t xml:space="preserve">shows </w:t>
      </w:r>
      <w:r w:rsidR="00050EC1">
        <w:t xml:space="preserve">that </w:t>
      </w:r>
      <w:commentRangeStart w:id="81"/>
      <w:r w:rsidR="00E53E47">
        <w:t xml:space="preserve">birds equipped later in the year are </w:t>
      </w:r>
      <w:r w:rsidR="00286C6A">
        <w:t>twice as</w:t>
      </w:r>
      <w:r w:rsidR="00E53E47">
        <w:t xml:space="preserve"> likely to be recaptured</w:t>
      </w:r>
      <w:r w:rsidR="001572BF">
        <w:t>, with a recapture rate increasing from 25% to almost 50%</w:t>
      </w:r>
      <w:r w:rsidR="00980B7D" w:rsidRPr="00970352">
        <w:t xml:space="preserve">. Separating </w:t>
      </w:r>
      <w:commentRangeEnd w:id="81"/>
      <w:r w:rsidR="00CF3F04">
        <w:rPr>
          <w:rStyle w:val="Kommentarzeichen"/>
        </w:rPr>
        <w:commentReference w:id="81"/>
      </w:r>
      <w:r w:rsidR="00980B7D" w:rsidRPr="00970352">
        <w:t>adult</w:t>
      </w:r>
      <w:r w:rsidR="7569AA16" w:rsidRPr="00970352">
        <w:t>s</w:t>
      </w:r>
      <w:r w:rsidR="00980B7D" w:rsidRPr="00970352">
        <w:t xml:space="preserve"> from juvenile</w:t>
      </w:r>
      <w:r w:rsidR="7634C45A" w:rsidRPr="00970352">
        <w:t>s</w:t>
      </w:r>
      <w:r w:rsidR="00980B7D" w:rsidRPr="00970352">
        <w:t xml:space="preserve"> allows </w:t>
      </w:r>
      <w:r w:rsidR="67B4DEFB" w:rsidRPr="00970352">
        <w:t xml:space="preserve">us </w:t>
      </w:r>
      <w:r w:rsidR="00980B7D" w:rsidRPr="00970352">
        <w:t xml:space="preserve">to identify </w:t>
      </w:r>
      <w:r w:rsidR="61B7BB3F" w:rsidRPr="00970352">
        <w:t>further</w:t>
      </w:r>
      <w:r w:rsidR="00980B7D" w:rsidRPr="00970352">
        <w:t xml:space="preserve"> trend</w:t>
      </w:r>
      <w:r w:rsidR="00CD3819" w:rsidRPr="00970352">
        <w:t>s</w:t>
      </w:r>
      <w:r w:rsidR="0065793E" w:rsidRPr="00970352">
        <w:t xml:space="preserve">. </w:t>
      </w:r>
      <w:r w:rsidR="003C2092" w:rsidRPr="00970352">
        <w:t xml:space="preserve">The increase </w:t>
      </w:r>
      <w:r w:rsidR="2EEC16D2" w:rsidRPr="00970352">
        <w:t xml:space="preserve">in </w:t>
      </w:r>
      <w:r w:rsidR="003C2092" w:rsidRPr="00970352">
        <w:t>juveniles</w:t>
      </w:r>
      <w:r w:rsidR="7BC58BBE" w:rsidRPr="00970352">
        <w:t>’</w:t>
      </w:r>
      <w:r w:rsidR="003C2092" w:rsidRPr="00970352">
        <w:t xml:space="preserve"> recapture rate is </w:t>
      </w:r>
      <w:r w:rsidR="00785A17" w:rsidRPr="00970352">
        <w:t xml:space="preserve">not significant. </w:t>
      </w:r>
      <w:r w:rsidR="63FBA3D4" w:rsidRPr="00970352">
        <w:t>By</w:t>
      </w:r>
      <w:r w:rsidR="00785A17" w:rsidRPr="00970352">
        <w:t xml:space="preserve"> contrast, adult</w:t>
      </w:r>
      <w:r w:rsidR="308FE919" w:rsidRPr="00970352">
        <w:t>s</w:t>
      </w:r>
      <w:r w:rsidR="00785A17" w:rsidRPr="00970352">
        <w:t xml:space="preserve"> show a clear </w:t>
      </w:r>
      <w:r w:rsidR="001D4B85" w:rsidRPr="00970352">
        <w:t>increase</w:t>
      </w:r>
      <w:r w:rsidR="00785A17" w:rsidRPr="00970352">
        <w:t xml:space="preserve"> from May to August</w:t>
      </w:r>
      <w:r w:rsidR="39F0F38A" w:rsidRPr="00970352">
        <w:t>, before</w:t>
      </w:r>
      <w:r w:rsidR="00785A17" w:rsidRPr="00970352">
        <w:t xml:space="preserve"> </w:t>
      </w:r>
      <w:r w:rsidR="001D4B85" w:rsidRPr="00970352">
        <w:t>stabilis</w:t>
      </w:r>
      <w:r w:rsidR="457C958A" w:rsidRPr="00970352">
        <w:t>ing</w:t>
      </w:r>
      <w:r w:rsidR="001D4B85" w:rsidRPr="00970352">
        <w:t xml:space="preserve"> </w:t>
      </w:r>
      <w:r w:rsidR="40DF6191" w:rsidRPr="00970352">
        <w:t>from</w:t>
      </w:r>
      <w:r w:rsidR="001D4B85" w:rsidRPr="00970352">
        <w:t xml:space="preserve"> September to October. </w:t>
      </w:r>
      <w:r w:rsidR="000D01BB" w:rsidRPr="00970352">
        <w:t>Modelling</w:t>
      </w:r>
      <w:r w:rsidR="00D7146E" w:rsidRPr="00970352">
        <w:t xml:space="preserve"> the number of captures of adult</w:t>
      </w:r>
      <w:r w:rsidR="1CF74B48" w:rsidRPr="00970352">
        <w:t>s</w:t>
      </w:r>
      <w:r w:rsidR="00D7146E" w:rsidRPr="00970352">
        <w:t xml:space="preserve"> and juvenile</w:t>
      </w:r>
      <w:r w:rsidR="4524453B" w:rsidRPr="00970352">
        <w:t>s</w:t>
      </w:r>
      <w:r w:rsidR="00D7146E" w:rsidRPr="00970352">
        <w:t xml:space="preserve"> (</w:t>
      </w:r>
      <w:r w:rsidR="00D7146E" w:rsidRPr="00970352">
        <w:fldChar w:fldCharType="begin"/>
      </w:r>
      <w:r w:rsidR="00D7146E" w:rsidRPr="00970352">
        <w:instrText xml:space="preserve"> REF _Ref55578047 \h </w:instrText>
      </w:r>
      <w:r w:rsidR="00D7146E" w:rsidRPr="00970352">
        <w:fldChar w:fldCharType="separate"/>
      </w:r>
      <w:r w:rsidR="00D7146E" w:rsidRPr="00970352">
        <w:t xml:space="preserve">Figure </w:t>
      </w:r>
      <w:r w:rsidR="00D7146E" w:rsidRPr="00970352">
        <w:rPr>
          <w:noProof/>
        </w:rPr>
        <w:t>4</w:t>
      </w:r>
      <w:r w:rsidR="00D7146E" w:rsidRPr="00970352">
        <w:fldChar w:fldCharType="end"/>
      </w:r>
      <w:r w:rsidR="00D7146E" w:rsidRPr="00970352">
        <w:t>b)</w:t>
      </w:r>
      <w:r w:rsidR="7F3595A3" w:rsidRPr="00970352">
        <w:t xml:space="preserve">, we observe </w:t>
      </w:r>
      <w:r w:rsidR="000D01BB" w:rsidRPr="00970352">
        <w:t>an earlier arrival of juvenile</w:t>
      </w:r>
      <w:r w:rsidR="4CA08494" w:rsidRPr="00970352">
        <w:t>s</w:t>
      </w:r>
      <w:r w:rsidR="00E37EBE" w:rsidRPr="00970352">
        <w:t xml:space="preserve"> (</w:t>
      </w:r>
      <w:r w:rsidR="00952E0F" w:rsidRPr="00970352">
        <w:t>late May vs early June for adult</w:t>
      </w:r>
      <w:r w:rsidR="49A9F815" w:rsidRPr="00970352">
        <w:t>s</w:t>
      </w:r>
      <w:r w:rsidR="00E37EBE" w:rsidRPr="00970352">
        <w:t xml:space="preserve">) </w:t>
      </w:r>
      <w:r w:rsidR="2E21764A" w:rsidRPr="00970352">
        <w:t>and</w:t>
      </w:r>
      <w:r w:rsidR="00E37EBE" w:rsidRPr="00970352">
        <w:t xml:space="preserve"> earlier departure </w:t>
      </w:r>
      <w:r w:rsidR="36B52E2F" w:rsidRPr="00970352">
        <w:t xml:space="preserve">in </w:t>
      </w:r>
      <w:r w:rsidR="00E37EBE" w:rsidRPr="00970352">
        <w:t>August</w:t>
      </w:r>
      <w:r w:rsidR="155D054A" w:rsidRPr="00970352">
        <w:t>,</w:t>
      </w:r>
      <w:r w:rsidR="00E37EBE" w:rsidRPr="00970352">
        <w:t xml:space="preserve"> </w:t>
      </w:r>
      <w:r w:rsidR="00952E0F" w:rsidRPr="00970352">
        <w:t>while adult</w:t>
      </w:r>
      <w:r w:rsidR="45F612F0" w:rsidRPr="00970352">
        <w:t>s show a</w:t>
      </w:r>
      <w:r w:rsidR="00952E0F" w:rsidRPr="00970352">
        <w:t xml:space="preserve"> second peak early </w:t>
      </w:r>
      <w:r w:rsidR="00EE3707" w:rsidRPr="00970352">
        <w:t>October.</w:t>
      </w:r>
    </w:p>
    <w:p w14:paraId="701F4B4B" w14:textId="37EE5941" w:rsidR="002A6A2D" w:rsidRPr="00970352" w:rsidRDefault="002A6A2D" w:rsidP="002A6A2D">
      <w:r>
        <w:t>Finally, a RCRC which has already been capture</w:t>
      </w:r>
      <w:r w:rsidR="00286C6A">
        <w:t>d</w:t>
      </w:r>
      <w:r>
        <w:t xml:space="preserve"> in the past ha</w:t>
      </w:r>
      <w:r w:rsidR="00286C6A">
        <w:t>s</w:t>
      </w:r>
      <w:r>
        <w:t xml:space="preserve"> a higher recapture rate (36%) compare</w:t>
      </w:r>
      <w:r w:rsidR="00F53D0A">
        <w:t>d</w:t>
      </w:r>
      <w:r>
        <w:t xml:space="preserve"> to a bird without a ring (24%).</w:t>
      </w:r>
    </w:p>
    <w:p w14:paraId="617F6A56" w14:textId="77777777" w:rsidR="002A6A2D" w:rsidRPr="00970352" w:rsidRDefault="002A6A2D" w:rsidP="00BA0A02"/>
    <w:p w14:paraId="5B01FC6C" w14:textId="0A519B2B" w:rsidR="001F557D" w:rsidRPr="00970352" w:rsidRDefault="00C64081" w:rsidP="001F557D">
      <w:pPr>
        <w:keepNext/>
      </w:pPr>
      <w:r>
        <w:rPr>
          <w:noProof/>
        </w:rPr>
        <w:lastRenderedPageBreak/>
        <w:drawing>
          <wp:inline distT="0" distB="0" distL="0" distR="0" wp14:anchorId="423B4386" wp14:editId="1F63E8B7">
            <wp:extent cx="5394960" cy="611250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4960" cy="6112508"/>
                    </a:xfrm>
                    <a:prstGeom prst="rect">
                      <a:avLst/>
                    </a:prstGeom>
                  </pic:spPr>
                </pic:pic>
              </a:graphicData>
            </a:graphic>
          </wp:inline>
        </w:drawing>
      </w:r>
    </w:p>
    <w:p w14:paraId="020E33FF" w14:textId="3F9469FC" w:rsidR="0011122F" w:rsidRDefault="001F557D" w:rsidP="001F557D">
      <w:pPr>
        <w:pStyle w:val="Figure"/>
      </w:pPr>
      <w:bookmarkStart w:id="82" w:name="_Ref57222254"/>
      <w:bookmarkStart w:id="83" w:name="_Ref55578047"/>
      <w:r>
        <w:t xml:space="preserve">Figure </w:t>
      </w:r>
      <w:r>
        <w:fldChar w:fldCharType="begin"/>
      </w:r>
      <w:r>
        <w:instrText>SEQ Figure \* ARABIC</w:instrText>
      </w:r>
      <w:r>
        <w:fldChar w:fldCharType="separate"/>
      </w:r>
      <w:r w:rsidR="00EC06EC">
        <w:rPr>
          <w:noProof/>
        </w:rPr>
        <w:t>4</w:t>
      </w:r>
      <w:r>
        <w:fldChar w:fldCharType="end"/>
      </w:r>
      <w:bookmarkEnd w:id="82"/>
      <w:r>
        <w:t xml:space="preserve">: </w:t>
      </w:r>
      <w:r w:rsidR="00325E91">
        <w:t xml:space="preserve">Comparison of </w:t>
      </w:r>
      <w:r w:rsidR="005B05F9">
        <w:t>a</w:t>
      </w:r>
      <w:r w:rsidR="00325E91">
        <w:t>dult (green) and juvenile (</w:t>
      </w:r>
      <w:r w:rsidR="005B05F9">
        <w:t xml:space="preserve">yellow) trend in (a) recapture rate </w:t>
      </w:r>
      <w:r w:rsidR="001A30EE">
        <w:t>in</w:t>
      </w:r>
      <w:r w:rsidR="00FB1B50">
        <w:t xml:space="preserve"> subsequent year </w:t>
      </w:r>
      <w:r w:rsidR="005B05F9">
        <w:t xml:space="preserve">and (b) number of captures per session </w:t>
      </w:r>
      <w:r w:rsidR="57BAC9E1">
        <w:t xml:space="preserve">throughout </w:t>
      </w:r>
      <w:r w:rsidR="005B05F9">
        <w:t>the year.</w:t>
      </w:r>
      <w:r w:rsidR="00325E91">
        <w:t xml:space="preserve"> </w:t>
      </w:r>
      <w:bookmarkEnd w:id="83"/>
    </w:p>
    <w:p w14:paraId="1D530651" w14:textId="14439DB1" w:rsidR="002E6EED" w:rsidRPr="00970352" w:rsidRDefault="002E6EED" w:rsidP="00BA0A02">
      <w:pPr>
        <w:pStyle w:val="berschrift1"/>
      </w:pPr>
      <w:r w:rsidRPr="00970352">
        <w:t>Discussion</w:t>
      </w:r>
    </w:p>
    <w:p w14:paraId="35450294" w14:textId="558D3018" w:rsidR="002262B1" w:rsidRDefault="00CF68A8" w:rsidP="002262B1">
      <w:r>
        <w:t xml:space="preserve">In this paper, we </w:t>
      </w:r>
      <w:r w:rsidR="6FBCE7FA">
        <w:t>provide</w:t>
      </w:r>
      <w:r>
        <w:t xml:space="preserve"> an </w:t>
      </w:r>
      <w:r w:rsidR="00C223EB">
        <w:t>example</w:t>
      </w:r>
      <w:r>
        <w:t xml:space="preserve"> </w:t>
      </w:r>
      <w:r w:rsidR="5DFD9C28">
        <w:t xml:space="preserve">of </w:t>
      </w:r>
      <w:r>
        <w:t xml:space="preserve">how </w:t>
      </w:r>
      <w:r w:rsidR="00C223EB">
        <w:t>a r</w:t>
      </w:r>
      <w:r w:rsidR="00B05FD2">
        <w:t xml:space="preserve">inging dataset </w:t>
      </w:r>
      <w:r w:rsidR="202379ED">
        <w:t>can</w:t>
      </w:r>
      <w:r w:rsidR="00B05FD2">
        <w:t xml:space="preserve"> </w:t>
      </w:r>
      <w:r w:rsidR="00C223EB">
        <w:t xml:space="preserve">inform </w:t>
      </w:r>
      <w:r w:rsidR="00B05FD2">
        <w:t xml:space="preserve">the </w:t>
      </w:r>
      <w:r w:rsidR="1D2CED6E">
        <w:t>design and planning</w:t>
      </w:r>
      <w:r w:rsidR="00B05FD2">
        <w:t xml:space="preserve"> of </w:t>
      </w:r>
      <w:r w:rsidR="1D2CED6E">
        <w:t xml:space="preserve">a </w:t>
      </w:r>
      <w:r w:rsidR="004708AA">
        <w:t>geolocator</w:t>
      </w:r>
      <w:r w:rsidR="1D2CED6E">
        <w:t xml:space="preserve"> study</w:t>
      </w:r>
      <w:r w:rsidR="004708AA">
        <w:t>.</w:t>
      </w:r>
    </w:p>
    <w:p w14:paraId="247AFAB0" w14:textId="50721CA6" w:rsidR="00EB5D05" w:rsidRDefault="00B93441" w:rsidP="00B93441">
      <w:pPr>
        <w:pStyle w:val="berschrift2"/>
      </w:pPr>
      <w:r>
        <w:t xml:space="preserve">How many </w:t>
      </w:r>
      <w:r w:rsidR="00247D72">
        <w:t>captures</w:t>
      </w:r>
      <w:r>
        <w:t>?</w:t>
      </w:r>
    </w:p>
    <w:p w14:paraId="183D76D1" w14:textId="06638067" w:rsidR="009148E8" w:rsidRPr="00970352" w:rsidRDefault="00D82C81" w:rsidP="002262B1">
      <w:r>
        <w:t>The method outlined above allows us</w:t>
      </w:r>
      <w:r w:rsidR="00771EAF">
        <w:t xml:space="preserve"> to estimate</w:t>
      </w:r>
      <w:r w:rsidR="009903D0">
        <w:t xml:space="preserve"> the total number of </w:t>
      </w:r>
      <w:r w:rsidR="00771EAF">
        <w:t>individual bird</w:t>
      </w:r>
      <w:r>
        <w:t>s</w:t>
      </w:r>
      <w:r w:rsidR="00771EAF">
        <w:t xml:space="preserve"> that can be captured and equipped with geolocator</w:t>
      </w:r>
      <w:r>
        <w:t>s</w:t>
      </w:r>
      <w:r w:rsidR="00771EAF">
        <w:t xml:space="preserve"> during a single season</w:t>
      </w:r>
      <w:r w:rsidR="007862FD">
        <w:t xml:space="preserve"> while accounting for the</w:t>
      </w:r>
      <w:r w:rsidR="00771EAF">
        <w:t xml:space="preserve"> </w:t>
      </w:r>
      <w:r w:rsidR="006B402D">
        <w:t xml:space="preserve">ringing </w:t>
      </w:r>
      <w:r w:rsidR="00771EAF">
        <w:t>schedule (number of se</w:t>
      </w:r>
      <w:r>
        <w:t>ssions</w:t>
      </w:r>
      <w:r w:rsidR="00771EAF">
        <w:t xml:space="preserve"> along the year, </w:t>
      </w:r>
      <w:r w:rsidR="00464AD2">
        <w:t>length</w:t>
      </w:r>
      <w:r w:rsidR="00771EAF">
        <w:t xml:space="preserve"> of nets, </w:t>
      </w:r>
      <w:r w:rsidR="00464AD2">
        <w:lastRenderedPageBreak/>
        <w:t xml:space="preserve">and </w:t>
      </w:r>
      <w:r w:rsidR="00771EAF">
        <w:t xml:space="preserve">session duration). </w:t>
      </w:r>
    </w:p>
    <w:p w14:paraId="2EF15293" w14:textId="6F2BA7AA" w:rsidR="00286C6A" w:rsidRDefault="009148E8" w:rsidP="00286C6A">
      <w:pPr>
        <w:spacing w:after="120"/>
      </w:pPr>
      <w:r>
        <w:t>In addition, t</w:t>
      </w:r>
      <w:r w:rsidR="00F23893">
        <w:t xml:space="preserve">he </w:t>
      </w:r>
      <w:r w:rsidR="00E27188">
        <w:t xml:space="preserve">capture </w:t>
      </w:r>
      <w:r w:rsidR="00C347DC">
        <w:t>model provide</w:t>
      </w:r>
      <w:r w:rsidR="1453FCAD">
        <w:t>s</w:t>
      </w:r>
      <w:r w:rsidR="00C347DC">
        <w:t xml:space="preserve"> </w:t>
      </w:r>
      <w:r w:rsidR="00542E3D">
        <w:t xml:space="preserve">practical </w:t>
      </w:r>
      <w:r w:rsidR="00C347DC">
        <w:t xml:space="preserve">information </w:t>
      </w:r>
      <w:r w:rsidR="00E53E47">
        <w:t>for</w:t>
      </w:r>
      <w:r w:rsidR="00C347DC">
        <w:t xml:space="preserve"> </w:t>
      </w:r>
      <w:r w:rsidR="00542E3D">
        <w:t>pla</w:t>
      </w:r>
      <w:r w:rsidR="00E53E47">
        <w:t>n</w:t>
      </w:r>
      <w:r w:rsidR="00542E3D">
        <w:t>n</w:t>
      </w:r>
      <w:r w:rsidR="00E53E47">
        <w:t>ing</w:t>
      </w:r>
      <w:r w:rsidR="00C347DC">
        <w:t xml:space="preserve"> ringing sessions </w:t>
      </w:r>
      <w:r w:rsidR="00E53E47">
        <w:t>with the goal of</w:t>
      </w:r>
      <w:r w:rsidR="00C347DC">
        <w:t xml:space="preserve"> </w:t>
      </w:r>
      <w:r w:rsidR="00B624B5">
        <w:t>maximiz</w:t>
      </w:r>
      <w:r w:rsidR="00E53E47">
        <w:t>ing</w:t>
      </w:r>
      <w:r w:rsidR="00C347DC">
        <w:t xml:space="preserve"> the number of </w:t>
      </w:r>
      <w:r w:rsidR="2874B42E">
        <w:t>R</w:t>
      </w:r>
      <w:r w:rsidR="00E27188">
        <w:t>CRC</w:t>
      </w:r>
      <w:r w:rsidR="00E53E47">
        <w:t xml:space="preserve"> </w:t>
      </w:r>
      <w:r w:rsidR="3FAE5473">
        <w:t>captured</w:t>
      </w:r>
      <w:r w:rsidR="00C347DC">
        <w:t xml:space="preserve">. </w:t>
      </w:r>
      <w:r w:rsidR="0005263A">
        <w:t>Increasing the duration of ringing session</w:t>
      </w:r>
      <w:r w:rsidR="6466E820">
        <w:t>s</w:t>
      </w:r>
      <w:r w:rsidR="0005263A">
        <w:t xml:space="preserve"> from </w:t>
      </w:r>
      <w:r w:rsidR="00286C6A">
        <w:t>four</w:t>
      </w:r>
      <w:r w:rsidR="0005263A">
        <w:t xml:space="preserve"> to </w:t>
      </w:r>
      <w:r w:rsidR="00286C6A">
        <w:t xml:space="preserve">six </w:t>
      </w:r>
      <w:r w:rsidR="00542E3D">
        <w:t>h</w:t>
      </w:r>
      <w:r w:rsidR="00286C6A">
        <w:t>ours</w:t>
      </w:r>
      <w:r w:rsidR="0005263A">
        <w:t xml:space="preserve"> and increasing the </w:t>
      </w:r>
      <w:r w:rsidR="1AE4E183">
        <w:t xml:space="preserve">length </w:t>
      </w:r>
      <w:r w:rsidR="009F397B">
        <w:t>of nets only slightly improve</w:t>
      </w:r>
      <w:r w:rsidR="234FA892">
        <w:t>s</w:t>
      </w:r>
      <w:r w:rsidR="009F397B">
        <w:t xml:space="preserve"> the total number of RCRC capture</w:t>
      </w:r>
      <w:r w:rsidR="2E6EC26C">
        <w:t>d</w:t>
      </w:r>
      <w:r w:rsidR="009F397B">
        <w:t xml:space="preserve">. This is </w:t>
      </w:r>
      <w:r w:rsidR="2CA216B9">
        <w:t>explained</w:t>
      </w:r>
      <w:r w:rsidR="009F397B">
        <w:t xml:space="preserve"> by the fact that RCRC are mostly active in</w:t>
      </w:r>
      <w:r w:rsidR="00C32D31">
        <w:t xml:space="preserve"> the </w:t>
      </w:r>
      <w:r w:rsidR="00F53D0A">
        <w:t xml:space="preserve">early </w:t>
      </w:r>
      <w:r w:rsidR="00C32D31">
        <w:t>hours of the day</w:t>
      </w:r>
      <w:r w:rsidR="61C1AE12">
        <w:t>,</w:t>
      </w:r>
      <w:r w:rsidR="00C32D31">
        <w:t xml:space="preserve"> and that additional nets are </w:t>
      </w:r>
      <w:r w:rsidR="00F53D0A">
        <w:t>placed in successively sub-</w:t>
      </w:r>
      <w:r w:rsidR="00C302CC">
        <w:t>optimal habitat</w:t>
      </w:r>
      <w:r w:rsidR="00F53D0A">
        <w:t>s</w:t>
      </w:r>
      <w:r w:rsidR="00C302CC">
        <w:t xml:space="preserve">. </w:t>
      </w:r>
      <w:r w:rsidR="20C07284">
        <w:t xml:space="preserve">By </w:t>
      </w:r>
      <w:r w:rsidR="00B624B5">
        <w:t>contrast, increasing the number of session</w:t>
      </w:r>
      <w:r w:rsidR="7129602C">
        <w:t xml:space="preserve">s </w:t>
      </w:r>
      <w:r w:rsidR="00B624B5">
        <w:t>a</w:t>
      </w:r>
      <w:r w:rsidR="003C7FB4">
        <w:t xml:space="preserve">s well as </w:t>
      </w:r>
      <w:r w:rsidR="00F53D0A">
        <w:t xml:space="preserve">selecting </w:t>
      </w:r>
      <w:r w:rsidR="003C7FB4">
        <w:t xml:space="preserve">the right time of year </w:t>
      </w:r>
      <w:r w:rsidR="260259D1">
        <w:t xml:space="preserve">significantly </w:t>
      </w:r>
      <w:r w:rsidR="003C7FB4">
        <w:t>increase</w:t>
      </w:r>
      <w:r w:rsidR="0840A42D">
        <w:t>s</w:t>
      </w:r>
      <w:r w:rsidR="003C7FB4">
        <w:t xml:space="preserve"> the number of </w:t>
      </w:r>
      <w:r w:rsidR="008C3AAA">
        <w:t>captures</w:t>
      </w:r>
      <w:r w:rsidR="003C7FB4">
        <w:t>.</w:t>
      </w:r>
      <w:r w:rsidR="008C3AAA">
        <w:t xml:space="preserve"> </w:t>
      </w:r>
      <w:r w:rsidR="007235BC">
        <w:t xml:space="preserve">This model allows us to identify </w:t>
      </w:r>
      <w:r w:rsidR="0077047A">
        <w:t>an</w:t>
      </w:r>
      <w:r w:rsidR="007235BC">
        <w:t xml:space="preserve"> </w:t>
      </w:r>
      <w:r w:rsidR="00920F52">
        <w:t>optim</w:t>
      </w:r>
      <w:r w:rsidR="007235BC">
        <w:t xml:space="preserve">al </w:t>
      </w:r>
      <w:r w:rsidR="0077047A">
        <w:t xml:space="preserve">ringing </w:t>
      </w:r>
      <w:r w:rsidR="0007263F">
        <w:t>schedule</w:t>
      </w:r>
      <w:r w:rsidR="001A2A4E">
        <w:t xml:space="preserve">, </w:t>
      </w:r>
      <w:r w:rsidR="0007263F">
        <w:t>with the</w:t>
      </w:r>
      <w:r w:rsidR="00043ED8">
        <w:t xml:space="preserve"> highe</w:t>
      </w:r>
      <w:r w:rsidR="0007263F">
        <w:t>st</w:t>
      </w:r>
      <w:r w:rsidR="00043ED8">
        <w:t xml:space="preserve"> number of RCRC captured (22 vs 16) </w:t>
      </w:r>
      <w:r w:rsidR="0007263F">
        <w:t>for</w:t>
      </w:r>
      <w:r w:rsidR="00043ED8">
        <w:t xml:space="preserve"> </w:t>
      </w:r>
      <w:r w:rsidR="0007263F">
        <w:t xml:space="preserve">the fewest </w:t>
      </w:r>
      <w:r w:rsidR="00043ED8">
        <w:t>ringing session</w:t>
      </w:r>
      <w:r w:rsidR="0007263F">
        <w:t>s</w:t>
      </w:r>
      <w:r w:rsidR="00043ED8">
        <w:t xml:space="preserve"> (</w:t>
      </w:r>
      <w:r w:rsidR="009B634D">
        <w:t xml:space="preserve">31 </w:t>
      </w:r>
      <w:proofErr w:type="spellStart"/>
      <w:r w:rsidR="009B634D">
        <w:t>vs</w:t>
      </w:r>
      <w:proofErr w:type="spellEnd"/>
      <w:r w:rsidR="009B634D">
        <w:t xml:space="preserve"> 37</w:t>
      </w:r>
      <w:r w:rsidR="00043ED8">
        <w:t>)</w:t>
      </w:r>
      <w:r w:rsidR="00920F52">
        <w:t xml:space="preserve"> </w:t>
      </w:r>
      <w:r w:rsidR="001A2A4E">
        <w:t>(</w:t>
      </w:r>
      <w:r w:rsidR="00812086">
        <w:fldChar w:fldCharType="begin"/>
      </w:r>
      <w:r w:rsidR="00812086">
        <w:instrText xml:space="preserve"> REF _Ref55662208 \h </w:instrText>
      </w:r>
      <w:r w:rsidR="00812086">
        <w:fldChar w:fldCharType="separate"/>
      </w:r>
      <w:r w:rsidR="00812086" w:rsidRPr="00970352">
        <w:t xml:space="preserve">Figure </w:t>
      </w:r>
      <w:r w:rsidR="00812086" w:rsidRPr="00970352">
        <w:rPr>
          <w:noProof/>
        </w:rPr>
        <w:t>3</w:t>
      </w:r>
      <w:r w:rsidR="00812086">
        <w:fldChar w:fldCharType="end"/>
      </w:r>
      <w:r w:rsidR="001A2A4E">
        <w:t>).</w:t>
      </w:r>
    </w:p>
    <w:p w14:paraId="3C9508AF" w14:textId="4A9BC426" w:rsidR="00C64214" w:rsidRPr="00970352" w:rsidRDefault="00C615C7" w:rsidP="00286C6A">
      <w:pPr>
        <w:spacing w:after="120"/>
      </w:pPr>
      <w:r w:rsidRPr="00970352">
        <w:t xml:space="preserve">In 2020, the initial plan was to ring </w:t>
      </w:r>
      <w:r w:rsidR="5EFE0144" w:rsidRPr="00970352">
        <w:t xml:space="preserve">at </w:t>
      </w:r>
      <w:r w:rsidR="00F53D0A">
        <w:t>minimum</w:t>
      </w:r>
      <w:r w:rsidR="00F53D0A" w:rsidRPr="00970352">
        <w:t xml:space="preserve"> </w:t>
      </w:r>
      <w:r w:rsidR="00A60D92" w:rsidRPr="00970352">
        <w:t xml:space="preserve">every </w:t>
      </w:r>
      <w:r w:rsidR="00286C6A">
        <w:t>two</w:t>
      </w:r>
      <w:r w:rsidR="00A60D92" w:rsidRPr="00970352">
        <w:t xml:space="preserve"> weeks</w:t>
      </w:r>
      <w:r w:rsidR="5C0774C5" w:rsidRPr="00970352">
        <w:t>,</w:t>
      </w:r>
      <w:r w:rsidR="00A60D92" w:rsidRPr="00970352">
        <w:t xml:space="preserve"> and </w:t>
      </w:r>
      <w:r w:rsidRPr="00970352">
        <w:t>every week during peak passage (</w:t>
      </w:r>
      <w:r w:rsidR="6EEF2C3A" w:rsidRPr="00970352">
        <w:t xml:space="preserve">from </w:t>
      </w:r>
      <w:r w:rsidRPr="00970352">
        <w:t>May to early June</w:t>
      </w:r>
      <w:r w:rsidR="00A60D92" w:rsidRPr="00970352">
        <w:t xml:space="preserve"> and</w:t>
      </w:r>
      <w:r w:rsidRPr="00970352">
        <w:t xml:space="preserve"> </w:t>
      </w:r>
      <w:r w:rsidR="2BED20C0" w:rsidRPr="00970352">
        <w:t xml:space="preserve">from </w:t>
      </w:r>
      <w:r w:rsidRPr="00970352">
        <w:t xml:space="preserve">late </w:t>
      </w:r>
      <w:r w:rsidR="019A9B5F" w:rsidRPr="00970352">
        <w:t>A</w:t>
      </w:r>
      <w:r w:rsidRPr="00970352">
        <w:t xml:space="preserve">ugust to October). </w:t>
      </w:r>
      <w:r w:rsidR="00A60D92" w:rsidRPr="00970352">
        <w:t>F</w:t>
      </w:r>
      <w:r w:rsidR="00A93F80" w:rsidRPr="00970352">
        <w:t xml:space="preserve">ollowing </w:t>
      </w:r>
      <w:r w:rsidR="00A60D92" w:rsidRPr="00970352">
        <w:t xml:space="preserve">an earlier and </w:t>
      </w:r>
      <w:r w:rsidR="00A93F80" w:rsidRPr="00970352">
        <w:t>simple</w:t>
      </w:r>
      <w:r w:rsidR="00A60D92" w:rsidRPr="00970352">
        <w:t>r</w:t>
      </w:r>
      <w:r w:rsidR="00A93F80" w:rsidRPr="00970352">
        <w:t xml:space="preserve"> </w:t>
      </w:r>
      <w:r w:rsidR="00247D72">
        <w:t>capture</w:t>
      </w:r>
      <w:r w:rsidR="00A60D92" w:rsidRPr="00970352">
        <w:t xml:space="preserve"> </w:t>
      </w:r>
      <w:r w:rsidR="00A93F80" w:rsidRPr="00970352">
        <w:t>model</w:t>
      </w:r>
      <w:r w:rsidR="001F42E1" w:rsidRPr="00970352">
        <w:t xml:space="preserve"> </w:t>
      </w:r>
      <w:r w:rsidR="00A93F80" w:rsidRPr="00970352">
        <w:t xml:space="preserve">(not accounting for </w:t>
      </w:r>
      <w:r w:rsidR="34FE05B6" w:rsidRPr="00970352">
        <w:t>annual</w:t>
      </w:r>
      <w:r w:rsidR="00A93F80" w:rsidRPr="00970352">
        <w:t xml:space="preserve"> trend</w:t>
      </w:r>
      <w:r w:rsidR="00E53E47">
        <w:t>s</w:t>
      </w:r>
      <w:r w:rsidR="2061CD9C" w:rsidRPr="00970352">
        <w:t xml:space="preserve"> </w:t>
      </w:r>
      <w:r w:rsidR="2061CD9C">
        <w:t>o</w:t>
      </w:r>
      <w:r w:rsidR="00CB7E2E">
        <w:t>r</w:t>
      </w:r>
      <w:r w:rsidR="00CB7E2E" w:rsidRPr="00970352">
        <w:t xml:space="preserve"> re</w:t>
      </w:r>
      <w:r w:rsidR="00EA0741">
        <w:t>capture</w:t>
      </w:r>
      <w:r w:rsidR="42BDDF6B" w:rsidRPr="00970352">
        <w:t xml:space="preserve"> rate</w:t>
      </w:r>
      <w:r w:rsidR="00E53E47">
        <w:t>s</w:t>
      </w:r>
      <w:r w:rsidR="001F42E1" w:rsidRPr="00970352">
        <w:t>)</w:t>
      </w:r>
      <w:r w:rsidR="00A60D92" w:rsidRPr="00970352">
        <w:t xml:space="preserve">, we expected to capture a total </w:t>
      </w:r>
      <w:r w:rsidR="00345CCA" w:rsidRPr="00970352">
        <w:t>of 30</w:t>
      </w:r>
      <w:r w:rsidR="00286C6A">
        <w:t xml:space="preserve"> individuals</w:t>
      </w:r>
      <w:r w:rsidR="001F42E1" w:rsidRPr="00970352">
        <w:t>.</w:t>
      </w:r>
      <w:r w:rsidR="00A60D92" w:rsidRPr="00970352">
        <w:t xml:space="preserve"> </w:t>
      </w:r>
      <w:r w:rsidR="00A30A09" w:rsidRPr="00970352">
        <w:t>Because of uncertaint</w:t>
      </w:r>
      <w:r w:rsidR="6DF9AD29" w:rsidRPr="00970352">
        <w:t>ies</w:t>
      </w:r>
      <w:r w:rsidR="00A30A09" w:rsidRPr="00970352">
        <w:t xml:space="preserve"> </w:t>
      </w:r>
      <w:r w:rsidR="00FC6623">
        <w:t>surrounding</w:t>
      </w:r>
      <w:r w:rsidR="43EEFCDF" w:rsidRPr="00970352">
        <w:t xml:space="preserve"> </w:t>
      </w:r>
      <w:r w:rsidR="00A30A09" w:rsidRPr="00970352">
        <w:t xml:space="preserve">the first </w:t>
      </w:r>
      <w:r w:rsidR="7398362B" w:rsidRPr="00970352">
        <w:t xml:space="preserve">deployment </w:t>
      </w:r>
      <w:r w:rsidR="00A30A09" w:rsidRPr="00970352">
        <w:t xml:space="preserve">year, we </w:t>
      </w:r>
      <w:r w:rsidR="5BC39985" w:rsidRPr="00970352">
        <w:t xml:space="preserve">conservatively </w:t>
      </w:r>
      <w:r w:rsidR="00A30A09" w:rsidRPr="00970352">
        <w:t>requested 15 geolocato</w:t>
      </w:r>
      <w:r w:rsidR="2F10ECB8" w:rsidRPr="00970352">
        <w:t>r</w:t>
      </w:r>
      <w:r w:rsidR="2A3A81A9" w:rsidRPr="00970352">
        <w:t>s</w:t>
      </w:r>
      <w:r w:rsidR="00E53E47">
        <w:t xml:space="preserve">. This was meant to </w:t>
      </w:r>
      <w:r w:rsidR="0B7BF225">
        <w:t>allow</w:t>
      </w:r>
      <w:r w:rsidR="0B7BF225" w:rsidRPr="00970352">
        <w:t xml:space="preserve"> for</w:t>
      </w:r>
      <w:r w:rsidRPr="00970352">
        <w:t xml:space="preserve"> flexibility </w:t>
      </w:r>
      <w:r w:rsidR="00E53E47">
        <w:t>in</w:t>
      </w:r>
      <w:r w:rsidR="00E53E47" w:rsidRPr="00970352">
        <w:t xml:space="preserve"> </w:t>
      </w:r>
      <w:r w:rsidR="005363B3" w:rsidRPr="00970352">
        <w:t>learn</w:t>
      </w:r>
      <w:r w:rsidR="00E53E47">
        <w:t>ing</w:t>
      </w:r>
      <w:r w:rsidR="005363B3" w:rsidRPr="00970352">
        <w:t xml:space="preserve"> how to equ</w:t>
      </w:r>
      <w:r w:rsidR="6520BC68" w:rsidRPr="00970352">
        <w:t>ip</w:t>
      </w:r>
      <w:r w:rsidR="005363B3" w:rsidRPr="00970352">
        <w:t>,</w:t>
      </w:r>
      <w:r w:rsidR="00364CFB">
        <w:t xml:space="preserve"> and how to</w:t>
      </w:r>
      <w:r w:rsidR="005363B3" w:rsidRPr="00970352">
        <w:t xml:space="preserve"> </w:t>
      </w:r>
      <w:r w:rsidR="00F53D0A">
        <w:t>select</w:t>
      </w:r>
      <w:r w:rsidR="00F53D0A" w:rsidRPr="00970352">
        <w:t xml:space="preserve"> </w:t>
      </w:r>
      <w:r w:rsidRPr="00970352">
        <w:t>w</w:t>
      </w:r>
      <w:r w:rsidR="17C08234" w:rsidRPr="00970352">
        <w:t>hic</w:t>
      </w:r>
      <w:r w:rsidRPr="00970352">
        <w:t>h bird</w:t>
      </w:r>
      <w:r w:rsidR="00364CFB">
        <w:t>s</w:t>
      </w:r>
      <w:r w:rsidRPr="00970352">
        <w:t xml:space="preserve"> to equip and when </w:t>
      </w:r>
      <w:r w:rsidR="00364CFB">
        <w:t>throughout</w:t>
      </w:r>
      <w:r w:rsidR="00364CFB" w:rsidRPr="00970352">
        <w:t xml:space="preserve"> </w:t>
      </w:r>
      <w:r w:rsidRPr="00970352">
        <w:t>the year.</w:t>
      </w:r>
      <w:r w:rsidR="00A93F80" w:rsidRPr="00970352">
        <w:t xml:space="preserve"> </w:t>
      </w:r>
    </w:p>
    <w:p w14:paraId="1995A864" w14:textId="0EFD9E91" w:rsidR="00B93441" w:rsidRDefault="00B93441" w:rsidP="00B93441">
      <w:pPr>
        <w:pStyle w:val="berschrift2"/>
      </w:pPr>
      <w:r>
        <w:t>How to improve recapture</w:t>
      </w:r>
      <w:r w:rsidR="00D660BA">
        <w:t xml:space="preserve"> rates</w:t>
      </w:r>
      <w:r>
        <w:t>?</w:t>
      </w:r>
    </w:p>
    <w:p w14:paraId="289B9EEC" w14:textId="796DE511" w:rsidR="00DF5C20" w:rsidRDefault="005B09EC" w:rsidP="00B93441">
      <w:r>
        <w:t xml:space="preserve">For the geolocator study to be successful, not only do we need to </w:t>
      </w:r>
      <w:r w:rsidR="00494162">
        <w:t>maximize</w:t>
      </w:r>
      <w:r w:rsidR="006653EA">
        <w:t xml:space="preserve"> the</w:t>
      </w:r>
      <w:r w:rsidR="00494162">
        <w:t xml:space="preserve"> number of birds equipped (with </w:t>
      </w:r>
      <w:r w:rsidR="00F53D0A">
        <w:t xml:space="preserve">minimal </w:t>
      </w:r>
      <w:r w:rsidR="00494162">
        <w:t>ringing effort)</w:t>
      </w:r>
      <w:r w:rsidR="006B0B6B">
        <w:t xml:space="preserve">, but </w:t>
      </w:r>
      <w:r w:rsidR="008A4406">
        <w:t xml:space="preserve">also </w:t>
      </w:r>
      <w:r w:rsidR="006653EA">
        <w:t>optimize the</w:t>
      </w:r>
      <w:r w:rsidR="008A4406">
        <w:t>ir</w:t>
      </w:r>
      <w:r w:rsidR="006653EA">
        <w:t xml:space="preserve"> </w:t>
      </w:r>
      <w:r w:rsidR="006B0B6B">
        <w:t>recapture</w:t>
      </w:r>
      <w:r w:rsidR="006653EA">
        <w:t xml:space="preserve"> (i.e. number of geolocators retrieved)</w:t>
      </w:r>
      <w:r w:rsidR="006B0B6B">
        <w:t xml:space="preserve">. </w:t>
      </w:r>
      <w:r w:rsidR="00D87414">
        <w:t xml:space="preserve">We </w:t>
      </w:r>
      <w:r w:rsidR="00515940">
        <w:t>analysed the recapture data for two parameters</w:t>
      </w:r>
      <w:r w:rsidR="00F53D0A">
        <w:t>:</w:t>
      </w:r>
      <w:r w:rsidR="00515940">
        <w:t xml:space="preserve"> age class</w:t>
      </w:r>
      <w:r w:rsidR="00F53D0A">
        <w:t>,</w:t>
      </w:r>
      <w:r w:rsidR="00515940">
        <w:t xml:space="preserve"> and </w:t>
      </w:r>
      <w:r w:rsidR="007D7FFC">
        <w:t>capture</w:t>
      </w:r>
      <w:r w:rsidR="00F53D0A">
        <w:t xml:space="preserve"> date in the year</w:t>
      </w:r>
      <w:r w:rsidR="007D7FFC">
        <w:t xml:space="preserve">. </w:t>
      </w:r>
      <w:r w:rsidR="00D87414">
        <w:t xml:space="preserve"> </w:t>
      </w:r>
    </w:p>
    <w:p w14:paraId="55C464E3" w14:textId="118733B6" w:rsidR="009338E7" w:rsidRDefault="006A10BD" w:rsidP="00B93441">
      <w:r>
        <w:t>E</w:t>
      </w:r>
      <w:r w:rsidR="00D61B8B">
        <w:t xml:space="preserve">quipping individuals which have already been captured before </w:t>
      </w:r>
      <w:r w:rsidR="00915C3B">
        <w:t>has the largest influence on recapture</w:t>
      </w:r>
      <w:r w:rsidR="00205330">
        <w:t xml:space="preserve">, </w:t>
      </w:r>
      <w:r w:rsidR="00D61B8B">
        <w:t>improv</w:t>
      </w:r>
      <w:r w:rsidR="00205330">
        <w:t>ing</w:t>
      </w:r>
      <w:r w:rsidR="00D61B8B">
        <w:t xml:space="preserve"> </w:t>
      </w:r>
      <w:r w:rsidR="00F53D0A">
        <w:t>the probability</w:t>
      </w:r>
      <w:r w:rsidR="00D61B8B">
        <w:t xml:space="preserve"> of recapture</w:t>
      </w:r>
      <w:r w:rsidR="00F53D0A">
        <w:t xml:space="preserve"> by 1.5 times</w:t>
      </w:r>
      <w:r w:rsidR="00163BC4">
        <w:t xml:space="preserve"> (36% vs 24%)</w:t>
      </w:r>
      <w:r w:rsidR="00D61B8B">
        <w:t xml:space="preserve">. </w:t>
      </w:r>
      <w:r>
        <w:t>Moreover</w:t>
      </w:r>
      <w:r w:rsidR="00DF5C20">
        <w:t xml:space="preserve">, equipping adults provides better </w:t>
      </w:r>
      <w:r w:rsidR="00F53D0A">
        <w:t xml:space="preserve">probability of recapture </w:t>
      </w:r>
      <w:r w:rsidR="007D7FFC">
        <w:t xml:space="preserve">than juvenile </w:t>
      </w:r>
      <w:r w:rsidR="007D7FFC" w:rsidRPr="00970352">
        <w:t>(34%</w:t>
      </w:r>
      <w:r w:rsidR="007D7FFC">
        <w:t xml:space="preserve"> vs </w:t>
      </w:r>
      <w:r w:rsidR="007D7FFC" w:rsidRPr="00970352">
        <w:t>27%)</w:t>
      </w:r>
      <w:r w:rsidR="00205330">
        <w:t xml:space="preserve">. This is </w:t>
      </w:r>
      <w:r w:rsidR="00DF5C20">
        <w:t>especially</w:t>
      </w:r>
      <w:r w:rsidR="00205330">
        <w:t xml:space="preserve"> true</w:t>
      </w:r>
      <w:r w:rsidR="00660F2D">
        <w:t xml:space="preserve"> for adult</w:t>
      </w:r>
      <w:r w:rsidR="00F53D0A">
        <w:t>s</w:t>
      </w:r>
      <w:r w:rsidR="00660F2D">
        <w:t xml:space="preserve"> captured</w:t>
      </w:r>
      <w:r w:rsidR="00DF5C20">
        <w:t xml:space="preserve"> later in the year</w:t>
      </w:r>
      <w:r w:rsidR="00660F2D">
        <w:t>, which suggest</w:t>
      </w:r>
      <w:r w:rsidR="000E64D1">
        <w:t xml:space="preserve"> </w:t>
      </w:r>
      <w:r w:rsidR="00660F2D">
        <w:t>that</w:t>
      </w:r>
      <w:r w:rsidR="00AF6614">
        <w:t xml:space="preserve"> these adults are</w:t>
      </w:r>
      <w:r w:rsidR="000E64D1">
        <w:t xml:space="preserve"> holding territories on site and </w:t>
      </w:r>
      <w:r w:rsidR="00AF6614">
        <w:t xml:space="preserve">thus </w:t>
      </w:r>
      <w:r w:rsidR="000E64D1">
        <w:t>coming back every year.</w:t>
      </w:r>
    </w:p>
    <w:p w14:paraId="4C8AE6F2" w14:textId="5EAD30C5" w:rsidR="007B697B" w:rsidRDefault="007B697B" w:rsidP="007B697B">
      <w:r>
        <w:t>This information was included in our deployment by equipping all adults</w:t>
      </w:r>
      <w:r w:rsidR="001775ED">
        <w:t xml:space="preserve">, especially if they </w:t>
      </w:r>
      <w:r w:rsidR="00F53D0A">
        <w:t xml:space="preserve">had </w:t>
      </w:r>
      <w:r w:rsidR="001775ED">
        <w:t xml:space="preserve">already been </w:t>
      </w:r>
      <w:r w:rsidR="00AF6614">
        <w:t>captured</w:t>
      </w:r>
      <w:r>
        <w:t xml:space="preserve">. While waiting for July/August seemed preferable </w:t>
      </w:r>
      <w:del w:id="84" w:author="Reto Burri" w:date="2020-12-04T11:12:00Z">
        <w:r w:rsidDel="00F06D3D">
          <w:delText xml:space="preserve">in order </w:delText>
        </w:r>
      </w:del>
      <w:r>
        <w:t>to increase the recapture rate, the number of birds captured decreases strongly in this period. In addition, to learn more about the age difference patterns observed in the ringing data and</w:t>
      </w:r>
      <w:r w:rsidR="00A27B40">
        <w:t xml:space="preserve"> to</w:t>
      </w:r>
      <w:r>
        <w:t xml:space="preserve"> </w:t>
      </w:r>
      <w:r w:rsidR="005001EC">
        <w:t>test</w:t>
      </w:r>
      <w:r>
        <w:t xml:space="preserve"> the hypothesis of variable departure/arrival dates based on age, we decided to equip both juveniles and adults. In practice, we </w:t>
      </w:r>
      <w:r w:rsidR="00EB7B99">
        <w:t>limit</w:t>
      </w:r>
      <w:r w:rsidR="00A27B40">
        <w:t>ed</w:t>
      </w:r>
      <w:r w:rsidR="00EB7B99">
        <w:t xml:space="preserve"> ourselves to the deployment</w:t>
      </w:r>
      <w:r>
        <w:t xml:space="preserve"> </w:t>
      </w:r>
      <w:r w:rsidR="00EB7B99">
        <w:t xml:space="preserve">of </w:t>
      </w:r>
      <w:r>
        <w:t>6 RCRC up to mid-June</w:t>
      </w:r>
      <w:r w:rsidR="00CB771A">
        <w:t xml:space="preserve"> (</w:t>
      </w:r>
      <w:r w:rsidR="00A27B40">
        <w:t xml:space="preserve">out of </w:t>
      </w:r>
      <w:r w:rsidR="00CB771A">
        <w:t>the 15 available)</w:t>
      </w:r>
      <w:r>
        <w:t xml:space="preserve">, when juveniles were more common (74%), </w:t>
      </w:r>
      <w:del w:id="85" w:author="Reto Burri" w:date="2020-12-04T11:13:00Z">
        <w:r w:rsidDel="00F06D3D">
          <w:delText xml:space="preserve">in order </w:delText>
        </w:r>
      </w:del>
      <w:r>
        <w:t xml:space="preserve">to have enough </w:t>
      </w:r>
      <w:proofErr w:type="spellStart"/>
      <w:r>
        <w:t>geolocators</w:t>
      </w:r>
      <w:proofErr w:type="spellEnd"/>
      <w:r>
        <w:t xml:space="preserve"> in July</w:t>
      </w:r>
      <w:r w:rsidR="00A27B40">
        <w:t xml:space="preserve"> and </w:t>
      </w:r>
      <w:r>
        <w:t>August, when we were able to equip more adults (53%).</w:t>
      </w:r>
    </w:p>
    <w:p w14:paraId="6E02B18C" w14:textId="241BA1C1" w:rsidR="00D87414" w:rsidRDefault="00D87414" w:rsidP="00D87414">
      <w:pPr>
        <w:pStyle w:val="berschrift2"/>
      </w:pPr>
      <w:r>
        <w:t>Model validation, limitation and extension</w:t>
      </w:r>
    </w:p>
    <w:p w14:paraId="0990F7B2" w14:textId="3B25E548" w:rsidR="00A80112" w:rsidRDefault="00FA688D" w:rsidP="00E5244A">
      <w:r>
        <w:t xml:space="preserve">We can loosely validate the </w:t>
      </w:r>
      <w:r w:rsidR="00EB7B99">
        <w:t xml:space="preserve">capture </w:t>
      </w:r>
      <w:r>
        <w:t>model result</w:t>
      </w:r>
      <w:r w:rsidR="7581D7C3">
        <w:t>s</w:t>
      </w:r>
      <w:r>
        <w:t xml:space="preserve"> with the actual data collected in 2020</w:t>
      </w:r>
      <w:r w:rsidR="6FB61E2F">
        <w:t xml:space="preserve">, </w:t>
      </w:r>
      <w:r>
        <w:t xml:space="preserve">though </w:t>
      </w:r>
      <w:r w:rsidR="346A9835">
        <w:t>caution</w:t>
      </w:r>
      <w:r w:rsidR="00EF2BEE">
        <w:t xml:space="preserve"> is </w:t>
      </w:r>
      <w:r>
        <w:t>need</w:t>
      </w:r>
      <w:r w:rsidR="48CFD272">
        <w:t>ed</w:t>
      </w:r>
      <w:r>
        <w:t xml:space="preserve"> as this represent</w:t>
      </w:r>
      <w:r w:rsidR="00EF2BEE">
        <w:t>s onl</w:t>
      </w:r>
      <w:r w:rsidR="00FB6737">
        <w:t>y</w:t>
      </w:r>
      <w:r>
        <w:t xml:space="preserve"> a single year. The number of RCRC capture</w:t>
      </w:r>
      <w:r w:rsidR="00FB6737">
        <w:t>d</w:t>
      </w:r>
      <w:r>
        <w:t xml:space="preserve"> in 2020 is comparable to the model estimate</w:t>
      </w:r>
      <w:r w:rsidR="00FB6737">
        <w:t>,</w:t>
      </w:r>
      <w:r>
        <w:t xml:space="preserve"> </w:t>
      </w:r>
      <w:r w:rsidR="02F6F3BA">
        <w:t xml:space="preserve">albeit </w:t>
      </w:r>
      <w:r>
        <w:t>s</w:t>
      </w:r>
      <w:r w:rsidR="4C61148B">
        <w:t>lightly</w:t>
      </w:r>
      <w:r>
        <w:t xml:space="preserve"> higher. The arrival date </w:t>
      </w:r>
      <w:r w:rsidR="321CF715">
        <w:t xml:space="preserve">proved to be </w:t>
      </w:r>
      <w:r>
        <w:t>earlier than the average and the number</w:t>
      </w:r>
      <w:r w:rsidR="00DF674D">
        <w:t>s</w:t>
      </w:r>
      <w:r>
        <w:t xml:space="preserve"> </w:t>
      </w:r>
      <w:r w:rsidR="46521BDD">
        <w:t>appeared to be higher than average</w:t>
      </w:r>
      <w:r>
        <w:t xml:space="preserve"> at the beginning of the </w:t>
      </w:r>
      <w:r w:rsidR="6A6FB329">
        <w:t>season</w:t>
      </w:r>
      <w:r>
        <w:t>. This c</w:t>
      </w:r>
      <w:r w:rsidR="1717AB3B">
        <w:t>ould</w:t>
      </w:r>
      <w:r>
        <w:t xml:space="preserve"> </w:t>
      </w:r>
      <w:r w:rsidR="00DF674D">
        <w:t xml:space="preserve">be </w:t>
      </w:r>
      <w:r>
        <w:t>due to a particular</w:t>
      </w:r>
      <w:r w:rsidR="6034A989">
        <w:t>ly</w:t>
      </w:r>
      <w:r>
        <w:t xml:space="preserve"> good breeding </w:t>
      </w:r>
      <w:r w:rsidR="58399F85">
        <w:t>season</w:t>
      </w:r>
      <w:r>
        <w:t xml:space="preserve"> (many juvenile</w:t>
      </w:r>
      <w:r w:rsidR="00DF674D">
        <w:t>s</w:t>
      </w:r>
      <w:r>
        <w:t xml:space="preserve"> caught during this period) </w:t>
      </w:r>
      <w:r w:rsidR="00976971">
        <w:t>and/</w:t>
      </w:r>
      <w:r>
        <w:t xml:space="preserve">or affected by the </w:t>
      </w:r>
      <w:r>
        <w:lastRenderedPageBreak/>
        <w:t>playback used</w:t>
      </w:r>
      <w:r w:rsidR="618C0DAC">
        <w:t xml:space="preserve"> near the nets</w:t>
      </w:r>
      <w:r w:rsidR="00364CFB">
        <w:t xml:space="preserve"> (not done in previous years)</w:t>
      </w:r>
      <w:r>
        <w:t>.</w:t>
      </w:r>
      <w:r w:rsidR="00E5244A">
        <w:t xml:space="preserve"> </w:t>
      </w:r>
      <w:r>
        <w:t xml:space="preserve"> </w:t>
      </w:r>
    </w:p>
    <w:p w14:paraId="263A18C3" w14:textId="57CC0BBD" w:rsidR="00AD6ABC" w:rsidRDefault="001A284A" w:rsidP="00D87414">
      <w:r>
        <w:t xml:space="preserve">The approach followed in this paper contains some </w:t>
      </w:r>
      <w:r w:rsidR="00AD6ABC">
        <w:t>limitations</w:t>
      </w:r>
      <w:r w:rsidR="00A203C2">
        <w:t>.</w:t>
      </w:r>
      <w:r w:rsidR="00AD6ABC">
        <w:t xml:space="preserve"> Firstly, w</w:t>
      </w:r>
      <w:r w:rsidR="00A203C2">
        <w:t xml:space="preserve">e </w:t>
      </w:r>
      <w:r w:rsidR="00FA5FEA">
        <w:t>considered a</w:t>
      </w:r>
      <w:r w:rsidR="00A203C2">
        <w:t xml:space="preserve"> r</w:t>
      </w:r>
      <w:r w:rsidR="00D87414">
        <w:t xml:space="preserve">ecapture </w:t>
      </w:r>
      <w:r w:rsidR="00A27B40">
        <w:t xml:space="preserve">as </w:t>
      </w:r>
      <w:r w:rsidR="00FA5FEA">
        <w:t xml:space="preserve">when </w:t>
      </w:r>
      <w:r w:rsidR="00A27B40">
        <w:t xml:space="preserve">a </w:t>
      </w:r>
      <w:r w:rsidR="00A203C2">
        <w:t>bird</w:t>
      </w:r>
      <w:r w:rsidR="00D87414">
        <w:t xml:space="preserve"> </w:t>
      </w:r>
      <w:r w:rsidR="00FA5FEA">
        <w:t xml:space="preserve">was captured again in any subsequent year of the initial capture.  However, for a geolocator study, </w:t>
      </w:r>
      <w:r w:rsidR="00104ED6">
        <w:t xml:space="preserve">the recapture needs to happen within the duration of the study. </w:t>
      </w:r>
      <w:r w:rsidR="00C82626">
        <w:t>T</w:t>
      </w:r>
      <w:r w:rsidR="00806427">
        <w:t>he recapture rate of the full dataset (30%)</w:t>
      </w:r>
      <w:r w:rsidR="00D87414">
        <w:t xml:space="preserve"> </w:t>
      </w:r>
      <w:r w:rsidR="00806427">
        <w:t xml:space="preserve">reduces to </w:t>
      </w:r>
      <w:r w:rsidR="00C82626">
        <w:t>19% when</w:t>
      </w:r>
      <w:r w:rsidR="00806427">
        <w:t xml:space="preserve"> considering only recapture</w:t>
      </w:r>
      <w:r w:rsidR="00C82626">
        <w:t>s</w:t>
      </w:r>
      <w:r w:rsidR="00806427">
        <w:t xml:space="preserve"> happening exactly the following year</w:t>
      </w:r>
      <w:r w:rsidR="00C82626">
        <w:t xml:space="preserve">, </w:t>
      </w:r>
      <w:r w:rsidR="00234BF6">
        <w:t>26</w:t>
      </w:r>
      <w:r w:rsidR="007A34EA">
        <w:t xml:space="preserve">% for the following 2 years, and </w:t>
      </w:r>
      <w:r w:rsidR="00234BF6">
        <w:t>28% for the following 3 years</w:t>
      </w:r>
      <w:r w:rsidR="007A34EA">
        <w:t xml:space="preserve">. </w:t>
      </w:r>
      <w:r w:rsidR="00C2134C">
        <w:t xml:space="preserve">This suggests that we should </w:t>
      </w:r>
      <w:r w:rsidR="009B5B88">
        <w:t xml:space="preserve">keep </w:t>
      </w:r>
      <w:r w:rsidR="00875153">
        <w:t>ringing for</w:t>
      </w:r>
      <w:r w:rsidR="00C2134C">
        <w:t xml:space="preserve"> at least 2 seasons after capture</w:t>
      </w:r>
      <w:r w:rsidR="00875153">
        <w:t>s</w:t>
      </w:r>
      <w:r w:rsidR="00C2134C">
        <w:t xml:space="preserve"> to benefit </w:t>
      </w:r>
      <w:r w:rsidR="00875153">
        <w:t>from</w:t>
      </w:r>
      <w:r w:rsidR="00C2134C">
        <w:t xml:space="preserve"> a maximum of geolocator data. </w:t>
      </w:r>
      <w:r w:rsidR="00AD6ABC">
        <w:t>Secondly</w:t>
      </w:r>
      <w:r w:rsidR="00D87414">
        <w:t xml:space="preserve">, </w:t>
      </w:r>
      <w:r w:rsidR="00CB36B3">
        <w:t>by</w:t>
      </w:r>
      <w:del w:id="86" w:author="Reto Burri" w:date="2020-12-04T11:15:00Z">
        <w:r w:rsidR="00CB36B3" w:rsidDel="00F06D3D">
          <w:delText xml:space="preserve"> </w:delText>
        </w:r>
      </w:del>
      <w:r w:rsidR="006F373B">
        <w:t xml:space="preserve"> </w:t>
      </w:r>
      <w:proofErr w:type="gramStart"/>
      <w:r w:rsidR="006F373B">
        <w:t xml:space="preserve">using </w:t>
      </w:r>
      <w:r w:rsidR="00D87414">
        <w:t xml:space="preserve"> recapture</w:t>
      </w:r>
      <w:proofErr w:type="gramEnd"/>
      <w:r w:rsidR="00A27B40">
        <w:t xml:space="preserve"> data from the ringing database as</w:t>
      </w:r>
      <w:r w:rsidR="00D87414">
        <w:t xml:space="preserve"> </w:t>
      </w:r>
      <w:r w:rsidR="00A27B40">
        <w:t xml:space="preserve">a proxy for </w:t>
      </w:r>
      <w:r w:rsidR="00D87414">
        <w:t>recapture</w:t>
      </w:r>
      <w:r w:rsidR="00A27B40">
        <w:t>s involving geolocators, we ignore the effect of geolocators on survival rate (or site fidelity)</w:t>
      </w:r>
      <w:r w:rsidR="00D87414">
        <w:t>. There ha</w:t>
      </w:r>
      <w:ins w:id="87" w:author="Reto Burri" w:date="2020-12-04T11:15:00Z">
        <w:r w:rsidR="00F06D3D">
          <w:t>ve</w:t>
        </w:r>
      </w:ins>
      <w:del w:id="88" w:author="Reto Burri" w:date="2020-12-04T11:15:00Z">
        <w:r w:rsidR="00D87414" w:rsidDel="00F06D3D">
          <w:delText>s</w:delText>
        </w:r>
      </w:del>
      <w:r w:rsidR="00D87414">
        <w:t xml:space="preserve"> been instance</w:t>
      </w:r>
      <w:r w:rsidR="00A27B40">
        <w:t>s</w:t>
      </w:r>
      <w:r w:rsidR="00D87414">
        <w:t xml:space="preserve"> where geolocator</w:t>
      </w:r>
      <w:r w:rsidR="00A27B40">
        <w:t>s</w:t>
      </w:r>
      <w:r w:rsidR="00D87414">
        <w:t xml:space="preserve"> </w:t>
      </w:r>
      <w:r w:rsidR="00A27B40">
        <w:t xml:space="preserve">have </w:t>
      </w:r>
      <w:r w:rsidR="00D87414">
        <w:t>had an impact on survival, thus leading to lower recapture</w:t>
      </w:r>
      <w:r w:rsidR="00A27B40">
        <w:t xml:space="preserve"> rates</w:t>
      </w:r>
      <w:r w:rsidR="00D87414">
        <w:t xml:space="preserve"> than </w:t>
      </w:r>
      <w:ins w:id="89" w:author="Reto Burri" w:date="2020-12-04T11:15:00Z">
        <w:r w:rsidR="00F06D3D">
          <w:t xml:space="preserve">for </w:t>
        </w:r>
      </w:ins>
      <w:r w:rsidR="00A27B40">
        <w:t>rings</w:t>
      </w:r>
      <w:r w:rsidR="00D87414">
        <w:t xml:space="preserve"> (unknown effect of ring).  </w:t>
      </w:r>
    </w:p>
    <w:p w14:paraId="56F0C262" w14:textId="609CC064" w:rsidR="00D87414" w:rsidRDefault="005C3093" w:rsidP="00D87414">
      <w:r>
        <w:t>One last question remain</w:t>
      </w:r>
      <w:r w:rsidR="004E5D02">
        <w:t>ed</w:t>
      </w:r>
      <w:r>
        <w:t xml:space="preserve"> to be </w:t>
      </w:r>
      <w:r w:rsidR="007552F7">
        <w:t>answered</w:t>
      </w:r>
      <w:r>
        <w:t xml:space="preserve"> to </w:t>
      </w:r>
      <w:r w:rsidR="004E5D02">
        <w:t>finalise</w:t>
      </w:r>
      <w:r>
        <w:t xml:space="preserve"> the geolocator study, and that </w:t>
      </w:r>
      <w:r w:rsidR="00A27B40">
        <w:t xml:space="preserve">was </w:t>
      </w:r>
      <w:r>
        <w:t>when</w:t>
      </w:r>
      <w:r w:rsidR="00575A6C">
        <w:t xml:space="preserve"> </w:t>
      </w:r>
      <w:proofErr w:type="gramStart"/>
      <w:r w:rsidR="004E5D02">
        <w:t>should</w:t>
      </w:r>
      <w:r w:rsidR="005F6F9E">
        <w:t xml:space="preserve"> nets</w:t>
      </w:r>
      <w:proofErr w:type="gramEnd"/>
      <w:r w:rsidR="005F6F9E">
        <w:t xml:space="preserve"> </w:t>
      </w:r>
      <w:r w:rsidR="00A27B40">
        <w:t xml:space="preserve">be put </w:t>
      </w:r>
      <w:r w:rsidR="005F6F9E">
        <w:t xml:space="preserve">up in the following year to </w:t>
      </w:r>
      <w:r w:rsidR="00A27B40">
        <w:t xml:space="preserve">attempt to </w:t>
      </w:r>
      <w:r w:rsidR="005F6F9E">
        <w:t>recapture bird</w:t>
      </w:r>
      <w:r w:rsidR="00A27B40">
        <w:t>s</w:t>
      </w:r>
      <w:r w:rsidR="00575A6C">
        <w:t xml:space="preserve">. </w:t>
      </w:r>
      <w:r w:rsidR="00A27B40">
        <w:t>To</w:t>
      </w:r>
      <w:r w:rsidR="00575A6C">
        <w:t xml:space="preserve"> </w:t>
      </w:r>
      <w:r w:rsidR="005F6F9E">
        <w:t xml:space="preserve">answer that question, we simply </w:t>
      </w:r>
      <w:r w:rsidR="00575A6C">
        <w:t xml:space="preserve">verified that </w:t>
      </w:r>
      <w:r w:rsidR="005F6F9E">
        <w:t>the probability of captur</w:t>
      </w:r>
      <w:r w:rsidR="00A27B40">
        <w:t>ing</w:t>
      </w:r>
      <w:r w:rsidR="005F6F9E">
        <w:t xml:space="preserve"> a</w:t>
      </w:r>
      <w:r w:rsidR="00B3121F">
        <w:t xml:space="preserve"> recapture (i</w:t>
      </w:r>
      <w:r w:rsidR="007552F7">
        <w:t>.</w:t>
      </w:r>
      <w:r w:rsidR="00B3121F">
        <w:t>e</w:t>
      </w:r>
      <w:r w:rsidR="007552F7">
        <w:t>.</w:t>
      </w:r>
      <w:r w:rsidR="00B3121F">
        <w:t xml:space="preserve"> </w:t>
      </w:r>
      <w:r w:rsidR="00A27B40">
        <w:t xml:space="preserve">a </w:t>
      </w:r>
      <w:r w:rsidR="00B3121F">
        <w:t xml:space="preserve">bird captured before) or a new bird is the same throughout the year. We </w:t>
      </w:r>
      <w:r w:rsidR="00A27B40">
        <w:t>verif</w:t>
      </w:r>
      <w:ins w:id="90" w:author="Reto Burri" w:date="2020-12-04T11:16:00Z">
        <w:r w:rsidR="00F06D3D">
          <w:t>i</w:t>
        </w:r>
      </w:ins>
      <w:r w:rsidR="00A27B40">
        <w:t xml:space="preserve">ed </w:t>
      </w:r>
      <w:r w:rsidR="00B3121F">
        <w:t xml:space="preserve">that this is the case </w:t>
      </w:r>
      <w:r w:rsidR="00575A6C">
        <w:t xml:space="preserve">in </w:t>
      </w:r>
      <w:r w:rsidR="002D5DB9">
        <w:fldChar w:fldCharType="begin"/>
      </w:r>
      <w:r w:rsidR="002D5DB9">
        <w:instrText xml:space="preserve"> REF _Ref57739397 \h </w:instrText>
      </w:r>
      <w:r w:rsidR="002D5DB9">
        <w:fldChar w:fldCharType="separate"/>
      </w:r>
      <w:r w:rsidR="002D5DB9">
        <w:t xml:space="preserve">Figure </w:t>
      </w:r>
      <w:r w:rsidR="002D5DB9">
        <w:rPr>
          <w:noProof/>
        </w:rPr>
        <w:t>9</w:t>
      </w:r>
      <w:r w:rsidR="002D5DB9">
        <w:fldChar w:fldCharType="end"/>
      </w:r>
      <w:r w:rsidR="002D5DB9">
        <w:t xml:space="preserve"> in SM3</w:t>
      </w:r>
      <w:r w:rsidR="00B3121F">
        <w:t>, thus suggesting that one simply need</w:t>
      </w:r>
      <w:ins w:id="91" w:author="Reto Burri" w:date="2020-12-04T11:16:00Z">
        <w:r w:rsidR="00F06D3D">
          <w:t>s</w:t>
        </w:r>
      </w:ins>
      <w:r w:rsidR="00B3121F">
        <w:t xml:space="preserve"> to follow the result of </w:t>
      </w:r>
      <w:r w:rsidR="007552F7">
        <w:t>how to maximize capture</w:t>
      </w:r>
      <w:r w:rsidR="00A27B40">
        <w:t>s</w:t>
      </w:r>
      <w:r w:rsidR="007552F7">
        <w:t xml:space="preserve"> to also maximize recapture</w:t>
      </w:r>
      <w:r w:rsidR="00A27B40">
        <w:t>s</w:t>
      </w:r>
      <w:r w:rsidR="007552F7">
        <w:t xml:space="preserve">. </w:t>
      </w:r>
    </w:p>
    <w:p w14:paraId="26607BC6" w14:textId="788DA659" w:rsidR="008579FF" w:rsidRPr="00970352" w:rsidRDefault="00FA688D" w:rsidP="00A80112">
      <w:r>
        <w:t>Although the model and result</w:t>
      </w:r>
      <w:r w:rsidR="46CB9943">
        <w:t>s</w:t>
      </w:r>
      <w:r>
        <w:t xml:space="preserve"> of this study </w:t>
      </w:r>
      <w:r w:rsidR="14368834">
        <w:t>are</w:t>
      </w:r>
      <w:r>
        <w:t xml:space="preserve"> tailored for the specific case of RCRC on coastal Kenya</w:t>
      </w:r>
      <w:r w:rsidR="00F64F53">
        <w:t>,</w:t>
      </w:r>
      <w:r>
        <w:t xml:space="preserve"> </w:t>
      </w:r>
      <w:r w:rsidR="00F64F53">
        <w:t>t</w:t>
      </w:r>
      <w:r>
        <w:t>he application of th</w:t>
      </w:r>
      <w:r w:rsidR="6A2BD7E9">
        <w:t>is</w:t>
      </w:r>
      <w:r>
        <w:t xml:space="preserve"> methodology can be extended to other situation</w:t>
      </w:r>
      <w:r w:rsidR="00F64F53">
        <w:t>s</w:t>
      </w:r>
      <w:r>
        <w:t xml:space="preserve"> w</w:t>
      </w:r>
      <w:r w:rsidR="00F64F53">
        <w:t>h</w:t>
      </w:r>
      <w:r>
        <w:t xml:space="preserve">ere ringing </w:t>
      </w:r>
      <w:r w:rsidR="00364CFB">
        <w:t xml:space="preserve">data </w:t>
      </w:r>
      <w:r w:rsidR="1CCB9DB5">
        <w:t>are available</w:t>
      </w:r>
      <w:r>
        <w:t xml:space="preserve"> for </w:t>
      </w:r>
      <w:r w:rsidR="00A27B40">
        <w:t xml:space="preserve">a </w:t>
      </w:r>
      <w:r>
        <w:t>study site.</w:t>
      </w:r>
      <w:r w:rsidR="008C4C58">
        <w:t xml:space="preserve"> </w:t>
      </w:r>
      <w:r w:rsidR="004C34FD">
        <w:t xml:space="preserve">In general, our methodology is only applicable for cases where the </w:t>
      </w:r>
      <w:r w:rsidR="00172F83">
        <w:t>deployment of geolocator</w:t>
      </w:r>
      <w:r w:rsidR="00A27B40">
        <w:t>s</w:t>
      </w:r>
      <w:r w:rsidR="004C34FD">
        <w:t xml:space="preserve"> is performed with the same technique</w:t>
      </w:r>
      <w:r w:rsidR="00172F83">
        <w:t xml:space="preserve"> (e.g. mist net, nest trap, sprin</w:t>
      </w:r>
      <w:r w:rsidR="004A3619">
        <w:t>g</w:t>
      </w:r>
      <w:r w:rsidR="00172F83">
        <w:t xml:space="preserve"> nest trap) and context (e.g. place, time, general ringing effort)</w:t>
      </w:r>
      <w:r w:rsidR="004C34FD">
        <w:t xml:space="preserve"> </w:t>
      </w:r>
      <w:r w:rsidR="004A3619">
        <w:t xml:space="preserve">as </w:t>
      </w:r>
      <w:r w:rsidR="00172F83">
        <w:t>the ringing database</w:t>
      </w:r>
      <w:r w:rsidR="004C34FD">
        <w:t xml:space="preserve">. </w:t>
      </w:r>
      <w:r w:rsidR="00A461E7">
        <w:t xml:space="preserve">In this study, we carried out analyses comparing </w:t>
      </w:r>
      <w:r w:rsidR="000C26F0">
        <w:t xml:space="preserve">only </w:t>
      </w:r>
      <w:r w:rsidR="00A461E7">
        <w:t>adults and juveniles</w:t>
      </w:r>
      <w:ins w:id="92" w:author="Reto Burri" w:date="2020-12-04T11:16:00Z">
        <w:r w:rsidR="00F06D3D">
          <w:t>,</w:t>
        </w:r>
      </w:ins>
      <w:r w:rsidR="00A461E7">
        <w:t xml:space="preserve"> because </w:t>
      </w:r>
      <w:r w:rsidR="001230AD">
        <w:t xml:space="preserve">it is not possible to </w:t>
      </w:r>
      <w:r w:rsidR="004A3619">
        <w:t xml:space="preserve">determine the </w:t>
      </w:r>
      <w:r w:rsidR="001230AD">
        <w:t xml:space="preserve">sex </w:t>
      </w:r>
      <w:r w:rsidR="004A3619">
        <w:t xml:space="preserve">of </w:t>
      </w:r>
      <w:r w:rsidR="001230AD">
        <w:t xml:space="preserve">a bird in hand. </w:t>
      </w:r>
      <w:r w:rsidR="004A3619">
        <w:t>T</w:t>
      </w:r>
      <w:r w:rsidR="001230AD">
        <w:t>he same analysis can be performed on any</w:t>
      </w:r>
      <w:r w:rsidR="00A461E7">
        <w:t xml:space="preserve"> class </w:t>
      </w:r>
      <w:r w:rsidR="001230AD">
        <w:t>of bird identified by ringers (</w:t>
      </w:r>
      <w:r w:rsidR="00A23F72">
        <w:t xml:space="preserve">sex, </w:t>
      </w:r>
      <w:proofErr w:type="spellStart"/>
      <w:r w:rsidR="00BC60A8">
        <w:t>molt</w:t>
      </w:r>
      <w:proofErr w:type="spellEnd"/>
      <w:r w:rsidR="00BC60A8">
        <w:t xml:space="preserve"> stage, breeding status, </w:t>
      </w:r>
      <w:r w:rsidR="004D252F">
        <w:t>subspecies</w:t>
      </w:r>
      <w:r w:rsidR="001230AD">
        <w:t>)</w:t>
      </w:r>
      <w:r w:rsidR="00A461E7">
        <w:t>.</w:t>
      </w:r>
      <w:r w:rsidR="000C26F0">
        <w:t xml:space="preserve"> </w:t>
      </w:r>
    </w:p>
    <w:p w14:paraId="3AF0F12F" w14:textId="3C40BF31" w:rsidR="001A795C" w:rsidRPr="00970352" w:rsidRDefault="001A795C" w:rsidP="00BA0A02">
      <w:pPr>
        <w:pStyle w:val="berschrift1"/>
      </w:pPr>
      <w:r w:rsidRPr="00970352">
        <w:t>Conclusion</w:t>
      </w:r>
    </w:p>
    <w:p w14:paraId="1AF39B63" w14:textId="211B0E0A" w:rsidR="001A795C" w:rsidRPr="00970352" w:rsidRDefault="0F1DB86F" w:rsidP="00F35C77">
      <w:r>
        <w:t>The use of g</w:t>
      </w:r>
      <w:r w:rsidR="27F114F9">
        <w:t>eolocators</w:t>
      </w:r>
      <w:r w:rsidR="05FD289C">
        <w:t xml:space="preserve"> to study the migratory patterns of smaller birds has accelerated in recent years</w:t>
      </w:r>
      <w:r w:rsidR="6814C3D4">
        <w:t xml:space="preserve">, </w:t>
      </w:r>
      <w:r w:rsidR="0A17884E">
        <w:t>offering</w:t>
      </w:r>
      <w:r w:rsidR="05FD289C">
        <w:t xml:space="preserve"> </w:t>
      </w:r>
      <w:r w:rsidR="005E2831">
        <w:t xml:space="preserve">an affordable solution </w:t>
      </w:r>
      <w:r w:rsidR="642D281E">
        <w:t xml:space="preserve">to </w:t>
      </w:r>
      <w:r w:rsidR="5395C772">
        <w:t xml:space="preserve">better understand, or </w:t>
      </w:r>
      <w:r w:rsidR="642D281E">
        <w:t xml:space="preserve">uncover yet unknown </w:t>
      </w:r>
      <w:r w:rsidR="71EE6518">
        <w:t>migration routes and sites.</w:t>
      </w:r>
      <w:r w:rsidR="0F54043D">
        <w:t xml:space="preserve"> </w:t>
      </w:r>
      <w:r w:rsidR="4E1D1140">
        <w:t>This is of particular relevance for Afro-tropical migrants</w:t>
      </w:r>
      <w:r w:rsidR="7E2FA4DD">
        <w:t>, many of which are still widely under</w:t>
      </w:r>
      <w:r w:rsidR="64B844EC">
        <w:t>studied and poorly u</w:t>
      </w:r>
      <w:r w:rsidR="005E2831">
        <w:t xml:space="preserve">nderstood, often due to lack of </w:t>
      </w:r>
      <w:r w:rsidR="00B02733">
        <w:t xml:space="preserve">adequate </w:t>
      </w:r>
      <w:r w:rsidR="005E2831">
        <w:t>research funding</w:t>
      </w:r>
      <w:r w:rsidR="64B844EC">
        <w:t>.</w:t>
      </w:r>
      <w:r w:rsidR="005E2831">
        <w:t xml:space="preserve"> </w:t>
      </w:r>
      <w:r w:rsidR="6A29DDB9">
        <w:t>A</w:t>
      </w:r>
      <w:r w:rsidR="54B19591">
        <w:t xml:space="preserve">long </w:t>
      </w:r>
      <w:r w:rsidR="482AA610">
        <w:t>with</w:t>
      </w:r>
      <w:r w:rsidR="00B02733">
        <w:t xml:space="preserve"> an</w:t>
      </w:r>
      <w:r w:rsidR="54B19591">
        <w:t xml:space="preserve"> increase</w:t>
      </w:r>
      <w:r w:rsidR="39C0915F">
        <w:t>d</w:t>
      </w:r>
      <w:r w:rsidR="005E2831">
        <w:t xml:space="preserve"> collective</w:t>
      </w:r>
      <w:r w:rsidR="39C0915F">
        <w:t xml:space="preserve"> experience</w:t>
      </w:r>
      <w:r w:rsidR="54B19591">
        <w:t xml:space="preserve"> in geolocator deployment, </w:t>
      </w:r>
      <w:r w:rsidR="3C9DACB3">
        <w:t>the</w:t>
      </w:r>
      <w:r w:rsidR="54B19591">
        <w:t xml:space="preserve"> </w:t>
      </w:r>
      <w:r w:rsidR="5179F4CF">
        <w:t>design</w:t>
      </w:r>
      <w:r w:rsidR="269F3F65">
        <w:t xml:space="preserve"> of studies</w:t>
      </w:r>
      <w:r w:rsidR="5179F4CF">
        <w:t xml:space="preserve"> and analysis</w:t>
      </w:r>
      <w:r w:rsidR="68E2140F">
        <w:t xml:space="preserve"> of retrieved </w:t>
      </w:r>
      <w:r w:rsidR="5179F4CF">
        <w:t>data</w:t>
      </w:r>
      <w:r w:rsidR="4C906679">
        <w:t xml:space="preserve"> has considerably improved</w:t>
      </w:r>
      <w:r w:rsidR="0AD9EB16">
        <w:t>. To</w:t>
      </w:r>
      <w:r w:rsidR="3F5017E6">
        <w:t xml:space="preserve"> further</w:t>
      </w:r>
      <w:r w:rsidR="0AD9EB16">
        <w:t xml:space="preserve"> contribute to this effort, this study </w:t>
      </w:r>
      <w:r w:rsidR="1ED25951">
        <w:t>explores avenues for optimizing the deployment of geolocators, in terms of how many, when, and which birds to equip throughout a ringing season</w:t>
      </w:r>
      <w:r w:rsidR="42C4F4E2">
        <w:t xml:space="preserve"> </w:t>
      </w:r>
      <w:r w:rsidR="00B02733">
        <w:t xml:space="preserve">in order </w:t>
      </w:r>
      <w:r w:rsidR="42C4F4E2">
        <w:t>to maximize re-capture and subsequent retrieval of data</w:t>
      </w:r>
      <w:r w:rsidR="1ED25951">
        <w:t xml:space="preserve">. </w:t>
      </w:r>
      <w:r w:rsidR="67652D87">
        <w:t xml:space="preserve">Using the case study of a geolocator study on Red-capped Robin-chats, we </w:t>
      </w:r>
      <w:r w:rsidR="18845F86">
        <w:t xml:space="preserve">exploit </w:t>
      </w:r>
      <w:r w:rsidR="67652D87">
        <w:t>t</w:t>
      </w:r>
      <w:r w:rsidR="2364D7A6">
        <w:t xml:space="preserve">he potential </w:t>
      </w:r>
      <w:r w:rsidR="5639C81B">
        <w:t xml:space="preserve">of </w:t>
      </w:r>
      <w:r w:rsidR="67652D87">
        <w:t xml:space="preserve">an existing ringing database </w:t>
      </w:r>
      <w:r w:rsidR="6AE2F428">
        <w:t>to</w:t>
      </w:r>
      <w:r w:rsidR="67652D87">
        <w:t xml:space="preserve"> inform these questions and </w:t>
      </w:r>
      <w:r w:rsidR="7901217E">
        <w:t>design</w:t>
      </w:r>
      <w:r w:rsidR="67652D87">
        <w:t xml:space="preserve"> a study. This initial research</w:t>
      </w:r>
      <w:r w:rsidR="7EAB6B6B">
        <w:t xml:space="preserve"> opens the door for further applications of ringing data to inform geolocator studies. </w:t>
      </w:r>
    </w:p>
    <w:p w14:paraId="3AD8726C" w14:textId="2D65F838" w:rsidR="002E6EED" w:rsidRPr="00970352" w:rsidRDefault="002E6EED" w:rsidP="378FBE6C">
      <w:pPr>
        <w:pStyle w:val="berschrift1"/>
        <w:spacing w:line="259" w:lineRule="auto"/>
      </w:pPr>
      <w:r w:rsidRPr="00970352">
        <w:lastRenderedPageBreak/>
        <w:t>Acknowledgments</w:t>
      </w:r>
    </w:p>
    <w:p w14:paraId="21698979" w14:textId="020D9EF9" w:rsidR="00560C6A" w:rsidRPr="00970352" w:rsidRDefault="00560C6A" w:rsidP="00AB1F8C">
      <w:pPr>
        <w:pStyle w:val="Acknowledgements"/>
      </w:pPr>
      <w:r w:rsidRPr="00970352">
        <w:t xml:space="preserve">This work was supported by </w:t>
      </w:r>
      <w:r w:rsidR="005E2831">
        <w:t xml:space="preserve">a grant from </w:t>
      </w:r>
      <w:r w:rsidRPr="00970352">
        <w:t>the Swiss Ornithological Institute</w:t>
      </w:r>
      <w:r w:rsidR="005E2831">
        <w:t xml:space="preserve">. We thank </w:t>
      </w:r>
      <w:r w:rsidRPr="00970352">
        <w:t>A Rocha Kenya</w:t>
      </w:r>
      <w:r w:rsidR="005E2831">
        <w:t xml:space="preserve"> for providing their ringing dataset, and for carrying out field</w:t>
      </w:r>
      <w:bookmarkStart w:id="93" w:name="_GoBack"/>
      <w:bookmarkEnd w:id="93"/>
      <w:r w:rsidR="005E2831">
        <w:t xml:space="preserve"> work to equip Red-capped Robin-chats with geolocators. We thank </w:t>
      </w:r>
      <w:proofErr w:type="spellStart"/>
      <w:r w:rsidR="007F0DF0">
        <w:t>Dr.</w:t>
      </w:r>
      <w:proofErr w:type="spellEnd"/>
      <w:r w:rsidR="007F0DF0">
        <w:t xml:space="preserve"> Martin</w:t>
      </w:r>
      <w:r w:rsidR="0060357D">
        <w:t>s</w:t>
      </w:r>
      <w:r w:rsidR="007F0DF0">
        <w:t xml:space="preserve"> </w:t>
      </w:r>
      <w:r w:rsidR="0060357D">
        <w:t>Briedis</w:t>
      </w:r>
      <w:r w:rsidR="007F0DF0">
        <w:t xml:space="preserve">, </w:t>
      </w:r>
      <w:proofErr w:type="spellStart"/>
      <w:r w:rsidR="005E2831">
        <w:t>Dr.</w:t>
      </w:r>
      <w:proofErr w:type="spellEnd"/>
      <w:r w:rsidR="005E2831">
        <w:t xml:space="preserve"> Matthew </w:t>
      </w:r>
      <w:proofErr w:type="spellStart"/>
      <w:r w:rsidR="005E2831">
        <w:t>Sjaarda</w:t>
      </w:r>
      <w:proofErr w:type="spellEnd"/>
      <w:r w:rsidR="005E2831">
        <w:t xml:space="preserve"> and </w:t>
      </w:r>
      <w:proofErr w:type="spellStart"/>
      <w:r w:rsidR="005E2831">
        <w:t>Améline</w:t>
      </w:r>
      <w:proofErr w:type="spellEnd"/>
      <w:r w:rsidR="005E2831">
        <w:t xml:space="preserve"> </w:t>
      </w:r>
      <w:proofErr w:type="spellStart"/>
      <w:r w:rsidR="005E2831">
        <w:t>Nussbaumer</w:t>
      </w:r>
      <w:proofErr w:type="spellEnd"/>
      <w:r w:rsidR="005E2831">
        <w:t xml:space="preserve"> for their valuable contributions to the paper. </w:t>
      </w:r>
    </w:p>
    <w:p w14:paraId="1138C12D" w14:textId="683A12FB" w:rsidR="00FC18B0" w:rsidRPr="00970352" w:rsidRDefault="00FC18B0" w:rsidP="00FC18B0">
      <w:pPr>
        <w:pStyle w:val="berschrift1"/>
      </w:pPr>
      <w:r w:rsidRPr="00970352">
        <w:t>References</w:t>
      </w:r>
    </w:p>
    <w:p w14:paraId="741548F2" w14:textId="4AC0D943" w:rsidR="00027A41" w:rsidRPr="00027A41" w:rsidRDefault="00FC18B0" w:rsidP="00027A41">
      <w:pPr>
        <w:autoSpaceDE w:val="0"/>
        <w:autoSpaceDN w:val="0"/>
        <w:adjustRightInd w:val="0"/>
        <w:ind w:left="480" w:hanging="480"/>
        <w:rPr>
          <w:noProof/>
        </w:rPr>
      </w:pPr>
      <w:r w:rsidRPr="00970352">
        <w:fldChar w:fldCharType="begin" w:fldLock="1"/>
      </w:r>
      <w:r w:rsidRPr="00970352">
        <w:instrText xml:space="preserve">ADDIN Mendeley Bibliography CSL_BIBLIOGRAPHY </w:instrText>
      </w:r>
      <w:r w:rsidRPr="00970352">
        <w:fldChar w:fldCharType="separate"/>
      </w:r>
      <w:r w:rsidR="00027A41" w:rsidRPr="00027A41">
        <w:rPr>
          <w:noProof/>
        </w:rPr>
        <w:t xml:space="preserve">Adamík, P., Emmenegger, T., Briedis, M., Gustafsson, L., Henshaw, I., Krist, M., … Hahn, S. (2016). Barrier crossing in small avian migrants: Individual tracking reveals prolonged nocturnal flights into the day as a common migratory strategy. </w:t>
      </w:r>
      <w:r w:rsidR="00027A41" w:rsidRPr="00027A41">
        <w:rPr>
          <w:i/>
          <w:iCs/>
          <w:noProof/>
        </w:rPr>
        <w:t>Scientific Reports</w:t>
      </w:r>
      <w:r w:rsidR="00027A41" w:rsidRPr="00027A41">
        <w:rPr>
          <w:noProof/>
        </w:rPr>
        <w:t xml:space="preserve">, </w:t>
      </w:r>
      <w:r w:rsidR="00027A41" w:rsidRPr="00027A41">
        <w:rPr>
          <w:i/>
          <w:iCs/>
          <w:noProof/>
        </w:rPr>
        <w:t>6</w:t>
      </w:r>
      <w:r w:rsidR="00027A41" w:rsidRPr="00027A41">
        <w:rPr>
          <w:noProof/>
        </w:rPr>
        <w:t>(February), 1–9. https://doi.org/10.1038/srep21560</w:t>
      </w:r>
    </w:p>
    <w:p w14:paraId="6F9C58DB" w14:textId="77777777" w:rsidR="00027A41" w:rsidRPr="00027A41" w:rsidRDefault="00027A41" w:rsidP="00027A41">
      <w:pPr>
        <w:autoSpaceDE w:val="0"/>
        <w:autoSpaceDN w:val="0"/>
        <w:adjustRightInd w:val="0"/>
        <w:ind w:left="480" w:hanging="480"/>
        <w:rPr>
          <w:noProof/>
        </w:rPr>
      </w:pPr>
      <w:r w:rsidRPr="00027A41">
        <w:rPr>
          <w:noProof/>
        </w:rPr>
        <w:t xml:space="preserve">Alemayehu, F. (2016). Land Use and Land Cover Change in the Coastal Area of Watamu Mida Creek, Kenya. </w:t>
      </w:r>
      <w:r w:rsidRPr="00027A41">
        <w:rPr>
          <w:i/>
          <w:iCs/>
          <w:noProof/>
        </w:rPr>
        <w:t>Open Journal of Forestry</w:t>
      </w:r>
      <w:r w:rsidRPr="00027A41">
        <w:rPr>
          <w:noProof/>
        </w:rPr>
        <w:t xml:space="preserve">, </w:t>
      </w:r>
      <w:r w:rsidRPr="00027A41">
        <w:rPr>
          <w:i/>
          <w:iCs/>
          <w:noProof/>
        </w:rPr>
        <w:t>06</w:t>
      </w:r>
      <w:r w:rsidRPr="00027A41">
        <w:rPr>
          <w:noProof/>
        </w:rPr>
        <w:t>(04), 230–242. https://doi.org/10.4236/ojf.2016.64019</w:t>
      </w:r>
    </w:p>
    <w:p w14:paraId="5C09CDF5" w14:textId="77777777" w:rsidR="00027A41" w:rsidRPr="00027A41" w:rsidRDefault="00027A41" w:rsidP="00027A41">
      <w:pPr>
        <w:autoSpaceDE w:val="0"/>
        <w:autoSpaceDN w:val="0"/>
        <w:adjustRightInd w:val="0"/>
        <w:ind w:left="480" w:hanging="480"/>
        <w:rPr>
          <w:noProof/>
        </w:rPr>
      </w:pPr>
      <w:r w:rsidRPr="00027A41">
        <w:rPr>
          <w:noProof/>
        </w:rPr>
        <w:t xml:space="preserve">Azur, M. J., Stuart, E. A., Frangakis, C., &amp; Leaf, P. J. (2011). Multiple imputation by chained equations: what is it and how does it work? </w:t>
      </w:r>
      <w:r w:rsidRPr="00027A41">
        <w:rPr>
          <w:i/>
          <w:iCs/>
          <w:noProof/>
        </w:rPr>
        <w:t>International Journal of Methods in Psychiatric Research</w:t>
      </w:r>
      <w:r w:rsidRPr="00027A41">
        <w:rPr>
          <w:noProof/>
        </w:rPr>
        <w:t xml:space="preserve">, </w:t>
      </w:r>
      <w:r w:rsidRPr="00027A41">
        <w:rPr>
          <w:i/>
          <w:iCs/>
          <w:noProof/>
        </w:rPr>
        <w:t>20</w:t>
      </w:r>
      <w:r w:rsidRPr="00027A41">
        <w:rPr>
          <w:noProof/>
        </w:rPr>
        <w:t>(1), 40–49. https://doi.org/10.1002/mpr.329</w:t>
      </w:r>
    </w:p>
    <w:p w14:paraId="7F2F0857" w14:textId="77777777" w:rsidR="00027A41" w:rsidRPr="00027A41" w:rsidRDefault="00027A41" w:rsidP="00027A41">
      <w:pPr>
        <w:autoSpaceDE w:val="0"/>
        <w:autoSpaceDN w:val="0"/>
        <w:adjustRightInd w:val="0"/>
        <w:ind w:left="480" w:hanging="480"/>
        <w:rPr>
          <w:noProof/>
        </w:rPr>
      </w:pPr>
      <w:r w:rsidRPr="00027A41">
        <w:rPr>
          <w:noProof/>
        </w:rPr>
        <w:t xml:space="preserve">Bennun, L. (2000). Assessing and monitoring bird populations in Africa: an overview. </w:t>
      </w:r>
      <w:r w:rsidRPr="00027A41">
        <w:rPr>
          <w:i/>
          <w:iCs/>
          <w:noProof/>
        </w:rPr>
        <w:t>Ostrich</w:t>
      </w:r>
      <w:r w:rsidRPr="00027A41">
        <w:rPr>
          <w:noProof/>
        </w:rPr>
        <w:t xml:space="preserve">, </w:t>
      </w:r>
      <w:r w:rsidRPr="00027A41">
        <w:rPr>
          <w:i/>
          <w:iCs/>
          <w:noProof/>
        </w:rPr>
        <w:t>71</w:t>
      </w:r>
      <w:r w:rsidRPr="00027A41">
        <w:rPr>
          <w:noProof/>
        </w:rPr>
        <w:t>(1–2), 214–215. https://doi.org/10.1080/00306525.2000.9639915</w:t>
      </w:r>
    </w:p>
    <w:p w14:paraId="4A5FF7BA" w14:textId="77777777" w:rsidR="00027A41" w:rsidRPr="00027A41" w:rsidRDefault="00027A41" w:rsidP="00027A41">
      <w:pPr>
        <w:autoSpaceDE w:val="0"/>
        <w:autoSpaceDN w:val="0"/>
        <w:adjustRightInd w:val="0"/>
        <w:ind w:left="480" w:hanging="480"/>
        <w:rPr>
          <w:noProof/>
        </w:rPr>
      </w:pPr>
      <w:r w:rsidRPr="00027A41">
        <w:rPr>
          <w:noProof/>
        </w:rPr>
        <w:t xml:space="preserve">Benson, C. W. (1982). Migrants in the Afrotropical Region South of the Equator. </w:t>
      </w:r>
      <w:r w:rsidRPr="00027A41">
        <w:rPr>
          <w:i/>
          <w:iCs/>
          <w:noProof/>
        </w:rPr>
        <w:t>Ostrich</w:t>
      </w:r>
      <w:r w:rsidRPr="00027A41">
        <w:rPr>
          <w:noProof/>
        </w:rPr>
        <w:t xml:space="preserve">, </w:t>
      </w:r>
      <w:r w:rsidRPr="00027A41">
        <w:rPr>
          <w:i/>
          <w:iCs/>
          <w:noProof/>
        </w:rPr>
        <w:t>53</w:t>
      </w:r>
      <w:r w:rsidRPr="00027A41">
        <w:rPr>
          <w:noProof/>
        </w:rPr>
        <w:t>(1), 31–49. https://doi.org/10.1080/00306525.1982.9634723</w:t>
      </w:r>
    </w:p>
    <w:p w14:paraId="5EAF79CD" w14:textId="77777777" w:rsidR="00027A41" w:rsidRPr="00027A41" w:rsidRDefault="00027A41" w:rsidP="00027A41">
      <w:pPr>
        <w:autoSpaceDE w:val="0"/>
        <w:autoSpaceDN w:val="0"/>
        <w:adjustRightInd w:val="0"/>
        <w:ind w:left="480" w:hanging="480"/>
        <w:rPr>
          <w:noProof/>
        </w:rPr>
      </w:pPr>
      <w:r w:rsidRPr="00027A41">
        <w:rPr>
          <w:noProof/>
        </w:rPr>
        <w:t xml:space="preserve">Bridge, E. S., Thorup, K., Bowlin, M. S., Chilson, P. B., Diehl, R. H., Fléron, R. W., … Wikelski, M. (2011). Technology on the Move: Recent and Forthcoming Innovations for Tracking Migratory Birds. </w:t>
      </w:r>
      <w:r w:rsidRPr="00027A41">
        <w:rPr>
          <w:i/>
          <w:iCs/>
          <w:noProof/>
        </w:rPr>
        <w:t>BioScience</w:t>
      </w:r>
      <w:r w:rsidRPr="00027A41">
        <w:rPr>
          <w:noProof/>
        </w:rPr>
        <w:t xml:space="preserve">, </w:t>
      </w:r>
      <w:r w:rsidRPr="00027A41">
        <w:rPr>
          <w:i/>
          <w:iCs/>
          <w:noProof/>
        </w:rPr>
        <w:t>61</w:t>
      </w:r>
      <w:r w:rsidRPr="00027A41">
        <w:rPr>
          <w:noProof/>
        </w:rPr>
        <w:t>(9), 689–698. https://doi.org/10.1525/bio.2011.61.9.7</w:t>
      </w:r>
    </w:p>
    <w:p w14:paraId="0CE0A882" w14:textId="77777777" w:rsidR="00027A41" w:rsidRPr="00027A41" w:rsidRDefault="00027A41" w:rsidP="00027A41">
      <w:pPr>
        <w:autoSpaceDE w:val="0"/>
        <w:autoSpaceDN w:val="0"/>
        <w:adjustRightInd w:val="0"/>
        <w:ind w:left="480" w:hanging="480"/>
        <w:rPr>
          <w:noProof/>
        </w:rPr>
      </w:pPr>
      <w:r w:rsidRPr="00027A41">
        <w:rPr>
          <w:noProof/>
        </w:rPr>
        <w:t xml:space="preserve">Briedis, M., Bauer, S., Adamík, P., Alves, J. A., Costa, J. S., Emmenegger, T., … Hahn, S. (2019). A full annual perspective on sex-biased migration timing in long-distance migratory birds. </w:t>
      </w:r>
      <w:r w:rsidRPr="00027A41">
        <w:rPr>
          <w:i/>
          <w:iCs/>
          <w:noProof/>
        </w:rPr>
        <w:t>Proceedings of the Royal Society B: Biological Sciences</w:t>
      </w:r>
      <w:r w:rsidRPr="00027A41">
        <w:rPr>
          <w:noProof/>
        </w:rPr>
        <w:t xml:space="preserve">, </w:t>
      </w:r>
      <w:r w:rsidRPr="00027A41">
        <w:rPr>
          <w:i/>
          <w:iCs/>
          <w:noProof/>
        </w:rPr>
        <w:t>286</w:t>
      </w:r>
      <w:r w:rsidRPr="00027A41">
        <w:rPr>
          <w:noProof/>
        </w:rPr>
        <w:t>(1897). https://doi.org/10.1098/rspb.2018.2821</w:t>
      </w:r>
    </w:p>
    <w:p w14:paraId="21AD4072" w14:textId="77777777" w:rsidR="00027A41" w:rsidRPr="00027A41" w:rsidRDefault="00027A41" w:rsidP="00027A41">
      <w:pPr>
        <w:autoSpaceDE w:val="0"/>
        <w:autoSpaceDN w:val="0"/>
        <w:adjustRightInd w:val="0"/>
        <w:ind w:left="480" w:hanging="480"/>
        <w:rPr>
          <w:noProof/>
        </w:rPr>
      </w:pPr>
      <w:r w:rsidRPr="002A61CA">
        <w:rPr>
          <w:noProof/>
          <w:lang w:val="de-DE"/>
        </w:rPr>
        <w:t xml:space="preserve">Briedis, M., Beran, V., Adamík, P., &amp; Hahn, S. (2020). </w:t>
      </w:r>
      <w:r w:rsidRPr="00027A41">
        <w:rPr>
          <w:noProof/>
        </w:rPr>
        <w:t xml:space="preserve">Integrating light-level geolocation with activity tracking reveals unexpected nocturnal migration patterns of the tawny pipit. </w:t>
      </w:r>
      <w:r w:rsidRPr="00027A41">
        <w:rPr>
          <w:i/>
          <w:iCs/>
          <w:noProof/>
        </w:rPr>
        <w:t>Journal of Avian Biology</w:t>
      </w:r>
      <w:r w:rsidRPr="00027A41">
        <w:rPr>
          <w:noProof/>
        </w:rPr>
        <w:t xml:space="preserve">, </w:t>
      </w:r>
      <w:r w:rsidRPr="00027A41">
        <w:rPr>
          <w:i/>
          <w:iCs/>
          <w:noProof/>
        </w:rPr>
        <w:t>51</w:t>
      </w:r>
      <w:r w:rsidRPr="00027A41">
        <w:rPr>
          <w:noProof/>
        </w:rPr>
        <w:t>(9), 1–10. https://doi.org/10.1111/jav.02546</w:t>
      </w:r>
    </w:p>
    <w:p w14:paraId="0E8E1841" w14:textId="77777777" w:rsidR="00027A41" w:rsidRPr="00027A41" w:rsidRDefault="00027A41" w:rsidP="00027A41">
      <w:pPr>
        <w:autoSpaceDE w:val="0"/>
        <w:autoSpaceDN w:val="0"/>
        <w:adjustRightInd w:val="0"/>
        <w:ind w:left="480" w:hanging="480"/>
        <w:rPr>
          <w:noProof/>
        </w:rPr>
      </w:pPr>
      <w:r w:rsidRPr="00027A41">
        <w:rPr>
          <w:noProof/>
        </w:rPr>
        <w:t xml:space="preserve">Brlík, V., Koleček, J., Burgess, M., Hahn, S., Humple, D., Krist, M., … Procházka, P. (2020). Weak effects of geolocators on small birds: A meta-analysis controlled for phylogeny and publication bias. </w:t>
      </w:r>
      <w:r w:rsidRPr="00027A41">
        <w:rPr>
          <w:i/>
          <w:iCs/>
          <w:noProof/>
        </w:rPr>
        <w:t>Journal of Animal Ecology</w:t>
      </w:r>
      <w:r w:rsidRPr="00027A41">
        <w:rPr>
          <w:noProof/>
        </w:rPr>
        <w:t xml:space="preserve">, </w:t>
      </w:r>
      <w:r w:rsidRPr="00027A41">
        <w:rPr>
          <w:i/>
          <w:iCs/>
          <w:noProof/>
        </w:rPr>
        <w:t>89</w:t>
      </w:r>
      <w:r w:rsidRPr="00027A41">
        <w:rPr>
          <w:noProof/>
        </w:rPr>
        <w:t>(1), 207–220. https://doi.org/10.1111/1365-2656.12962</w:t>
      </w:r>
    </w:p>
    <w:p w14:paraId="7C4529FC" w14:textId="77777777" w:rsidR="00027A41" w:rsidRPr="00027A41" w:rsidRDefault="00027A41" w:rsidP="00027A41">
      <w:pPr>
        <w:autoSpaceDE w:val="0"/>
        <w:autoSpaceDN w:val="0"/>
        <w:adjustRightInd w:val="0"/>
        <w:ind w:left="480" w:hanging="480"/>
        <w:rPr>
          <w:noProof/>
        </w:rPr>
      </w:pPr>
      <w:r w:rsidRPr="00027A41">
        <w:rPr>
          <w:noProof/>
        </w:rPr>
        <w:t>Burgess, N., &amp; Clarke, G. (2000). Coastal forests of eastern Africa.</w:t>
      </w:r>
    </w:p>
    <w:p w14:paraId="0468A77B" w14:textId="77777777" w:rsidR="00027A41" w:rsidRPr="00027A41" w:rsidRDefault="00027A41" w:rsidP="00027A41">
      <w:pPr>
        <w:autoSpaceDE w:val="0"/>
        <w:autoSpaceDN w:val="0"/>
        <w:adjustRightInd w:val="0"/>
        <w:ind w:left="480" w:hanging="480"/>
        <w:rPr>
          <w:noProof/>
        </w:rPr>
      </w:pPr>
      <w:r w:rsidRPr="002A61CA">
        <w:rPr>
          <w:noProof/>
          <w:lang w:val="de-DE"/>
        </w:rPr>
        <w:lastRenderedPageBreak/>
        <w:t xml:space="preserve">Bussière, E. M. S., Underhill, L. G., &amp; Altwegg, R. (2015). </w:t>
      </w:r>
      <w:r w:rsidRPr="00027A41">
        <w:rPr>
          <w:noProof/>
        </w:rPr>
        <w:t xml:space="preserve">Patterns of bird migration phenology in South Africa suggest northern hemisphere climate as the most consistent driver of change. </w:t>
      </w:r>
      <w:r w:rsidRPr="00027A41">
        <w:rPr>
          <w:i/>
          <w:iCs/>
          <w:noProof/>
        </w:rPr>
        <w:t>Global Change Biology</w:t>
      </w:r>
      <w:r w:rsidRPr="00027A41">
        <w:rPr>
          <w:noProof/>
        </w:rPr>
        <w:t xml:space="preserve">, </w:t>
      </w:r>
      <w:r w:rsidRPr="00027A41">
        <w:rPr>
          <w:i/>
          <w:iCs/>
          <w:noProof/>
        </w:rPr>
        <w:t>21</w:t>
      </w:r>
      <w:r w:rsidRPr="00027A41">
        <w:rPr>
          <w:noProof/>
        </w:rPr>
        <w:t>(6), 2179–2190. https://doi.org/10.1111/gcb.12857</w:t>
      </w:r>
    </w:p>
    <w:p w14:paraId="3DEDC1C5" w14:textId="77777777" w:rsidR="00027A41" w:rsidRPr="00027A41" w:rsidRDefault="00027A41" w:rsidP="00027A41">
      <w:pPr>
        <w:autoSpaceDE w:val="0"/>
        <w:autoSpaceDN w:val="0"/>
        <w:adjustRightInd w:val="0"/>
        <w:ind w:left="480" w:hanging="480"/>
        <w:rPr>
          <w:noProof/>
        </w:rPr>
      </w:pPr>
      <w:r w:rsidRPr="00027A41">
        <w:rPr>
          <w:noProof/>
        </w:rPr>
        <w:t xml:space="preserve">Buuren, S. van, &amp; Groothuis-Oudshoorn, K. (2011). mice : Multivariate Imputation by Chained Equations in R. </w:t>
      </w:r>
      <w:r w:rsidRPr="00027A41">
        <w:rPr>
          <w:i/>
          <w:iCs/>
          <w:noProof/>
        </w:rPr>
        <w:t>Journal of Statistical Software</w:t>
      </w:r>
      <w:r w:rsidRPr="00027A41">
        <w:rPr>
          <w:noProof/>
        </w:rPr>
        <w:t xml:space="preserve">, </w:t>
      </w:r>
      <w:r w:rsidRPr="00027A41">
        <w:rPr>
          <w:i/>
          <w:iCs/>
          <w:noProof/>
        </w:rPr>
        <w:t>45</w:t>
      </w:r>
      <w:r w:rsidRPr="00027A41">
        <w:rPr>
          <w:noProof/>
        </w:rPr>
        <w:t>(3), 1–67. https://doi.org/10.18637/jss.v045.i03</w:t>
      </w:r>
    </w:p>
    <w:p w14:paraId="652F8339" w14:textId="77777777" w:rsidR="00027A41" w:rsidRPr="002A61CA" w:rsidRDefault="00027A41" w:rsidP="00027A41">
      <w:pPr>
        <w:autoSpaceDE w:val="0"/>
        <w:autoSpaceDN w:val="0"/>
        <w:adjustRightInd w:val="0"/>
        <w:ind w:left="480" w:hanging="480"/>
        <w:rPr>
          <w:noProof/>
          <w:lang w:val="de-DE"/>
        </w:rPr>
      </w:pPr>
      <w:r w:rsidRPr="00027A41">
        <w:rPr>
          <w:noProof/>
        </w:rPr>
        <w:t xml:space="preserve">Cox, D., Brandt, M., Mcgregor, R., Ottosson, U., Stevens, M., &amp; Cresswell, W. (2011). Patterns of seasonal and yearly mass variation in West African tropical savannah birds. </w:t>
      </w:r>
      <w:r w:rsidRPr="002A61CA">
        <w:rPr>
          <w:i/>
          <w:iCs/>
          <w:noProof/>
          <w:lang w:val="de-DE"/>
        </w:rPr>
        <w:t>Ibis</w:t>
      </w:r>
      <w:r w:rsidRPr="002A61CA">
        <w:rPr>
          <w:noProof/>
          <w:lang w:val="de-DE"/>
        </w:rPr>
        <w:t xml:space="preserve">, </w:t>
      </w:r>
      <w:r w:rsidRPr="002A61CA">
        <w:rPr>
          <w:i/>
          <w:iCs/>
          <w:noProof/>
          <w:lang w:val="de-DE"/>
        </w:rPr>
        <w:t>153</w:t>
      </w:r>
      <w:r w:rsidRPr="002A61CA">
        <w:rPr>
          <w:noProof/>
          <w:lang w:val="de-DE"/>
        </w:rPr>
        <w:t>(4), 672–683. https://doi.org/10.1111/j.1474-919X.2011.01150.x</w:t>
      </w:r>
    </w:p>
    <w:p w14:paraId="6ACA07AF" w14:textId="77777777" w:rsidR="00027A41" w:rsidRPr="00027A41" w:rsidRDefault="00027A41" w:rsidP="00027A41">
      <w:pPr>
        <w:autoSpaceDE w:val="0"/>
        <w:autoSpaceDN w:val="0"/>
        <w:adjustRightInd w:val="0"/>
        <w:ind w:left="480" w:hanging="480"/>
        <w:rPr>
          <w:noProof/>
        </w:rPr>
      </w:pPr>
      <w:r w:rsidRPr="002A61CA">
        <w:rPr>
          <w:noProof/>
          <w:lang w:val="de-DE"/>
        </w:rPr>
        <w:t xml:space="preserve">Dhanjal-Adams, K. L., Bauer, S., Emmenegger, T., Hahn, S., Lisovski, S., &amp; Liechti, F. (2018). </w:t>
      </w:r>
      <w:r w:rsidRPr="00027A41">
        <w:rPr>
          <w:noProof/>
        </w:rPr>
        <w:t xml:space="preserve">Spatiotemporal Group Dynamics in a Long-Distance Migratory Bird. </w:t>
      </w:r>
      <w:r w:rsidRPr="00027A41">
        <w:rPr>
          <w:i/>
          <w:iCs/>
          <w:noProof/>
        </w:rPr>
        <w:t>Current Biology</w:t>
      </w:r>
      <w:r w:rsidRPr="00027A41">
        <w:rPr>
          <w:noProof/>
        </w:rPr>
        <w:t xml:space="preserve">, </w:t>
      </w:r>
      <w:r w:rsidRPr="00027A41">
        <w:rPr>
          <w:i/>
          <w:iCs/>
          <w:noProof/>
        </w:rPr>
        <w:t>28</w:t>
      </w:r>
      <w:r w:rsidRPr="00027A41">
        <w:rPr>
          <w:noProof/>
        </w:rPr>
        <w:t>(17), 2824-2830.e3. https://doi.org/10.1016/j.cub.2018.06.054</w:t>
      </w:r>
    </w:p>
    <w:p w14:paraId="6395A694" w14:textId="77777777" w:rsidR="00027A41" w:rsidRPr="00027A41" w:rsidRDefault="00027A41" w:rsidP="00027A41">
      <w:pPr>
        <w:autoSpaceDE w:val="0"/>
        <w:autoSpaceDN w:val="0"/>
        <w:adjustRightInd w:val="0"/>
        <w:ind w:left="480" w:hanging="480"/>
        <w:rPr>
          <w:noProof/>
        </w:rPr>
      </w:pPr>
      <w:r w:rsidRPr="002A61CA">
        <w:rPr>
          <w:noProof/>
          <w:lang w:val="fr-FR"/>
        </w:rPr>
        <w:t xml:space="preserve">Finch, T., Saunders, P., Avilés, J. M., Bermejo, A., Catry, I., de la Puente, J., … </w:t>
      </w:r>
      <w:r w:rsidRPr="00027A41">
        <w:rPr>
          <w:noProof/>
        </w:rPr>
        <w:t xml:space="preserve">Butler, S. J. (2015). A pan-European, multipopulation assessment of migratory connectivity in a near-threatened migrant bird. </w:t>
      </w:r>
      <w:r w:rsidRPr="00027A41">
        <w:rPr>
          <w:i/>
          <w:iCs/>
          <w:noProof/>
        </w:rPr>
        <w:t>Diversity and Distributions</w:t>
      </w:r>
      <w:r w:rsidRPr="00027A41">
        <w:rPr>
          <w:noProof/>
        </w:rPr>
        <w:t xml:space="preserve">, </w:t>
      </w:r>
      <w:r w:rsidRPr="00027A41">
        <w:rPr>
          <w:i/>
          <w:iCs/>
          <w:noProof/>
        </w:rPr>
        <w:t>21</w:t>
      </w:r>
      <w:r w:rsidRPr="00027A41">
        <w:rPr>
          <w:noProof/>
        </w:rPr>
        <w:t>(9), 1051–1062. https://doi.org/10.1111/ddi.12345</w:t>
      </w:r>
    </w:p>
    <w:p w14:paraId="7F246C14" w14:textId="77777777" w:rsidR="00027A41" w:rsidRPr="00027A41" w:rsidRDefault="00027A41" w:rsidP="00027A41">
      <w:pPr>
        <w:autoSpaceDE w:val="0"/>
        <w:autoSpaceDN w:val="0"/>
        <w:adjustRightInd w:val="0"/>
        <w:ind w:left="480" w:hanging="480"/>
        <w:rPr>
          <w:noProof/>
        </w:rPr>
      </w:pPr>
      <w:r w:rsidRPr="00027A41">
        <w:rPr>
          <w:noProof/>
        </w:rPr>
        <w:t xml:space="preserve">Fudickar, A. M., Wikelski, M., &amp; Partecke, J. (2012). Tracking migratory songbirds: accuracy of light-level loggers (geolocators) in forest habitats. </w:t>
      </w:r>
      <w:r w:rsidRPr="00027A41">
        <w:rPr>
          <w:i/>
          <w:iCs/>
          <w:noProof/>
        </w:rPr>
        <w:t>Methods in Ecology and Evolution</w:t>
      </w:r>
      <w:r w:rsidRPr="00027A41">
        <w:rPr>
          <w:noProof/>
        </w:rPr>
        <w:t xml:space="preserve">, </w:t>
      </w:r>
      <w:r w:rsidRPr="00027A41">
        <w:rPr>
          <w:i/>
          <w:iCs/>
          <w:noProof/>
        </w:rPr>
        <w:t>3</w:t>
      </w:r>
      <w:r w:rsidRPr="00027A41">
        <w:rPr>
          <w:noProof/>
        </w:rPr>
        <w:t>(1), 47–52. https://doi.org/10.1111/j.2041-210X.2011.00136.x</w:t>
      </w:r>
    </w:p>
    <w:p w14:paraId="3353462F" w14:textId="77777777" w:rsidR="00027A41" w:rsidRPr="00027A41" w:rsidRDefault="00027A41" w:rsidP="00027A41">
      <w:pPr>
        <w:autoSpaceDE w:val="0"/>
        <w:autoSpaceDN w:val="0"/>
        <w:adjustRightInd w:val="0"/>
        <w:ind w:left="480" w:hanging="480"/>
        <w:rPr>
          <w:noProof/>
        </w:rPr>
      </w:pPr>
      <w:r w:rsidRPr="002A61CA">
        <w:rPr>
          <w:noProof/>
          <w:lang w:val="de-DE"/>
        </w:rPr>
        <w:t xml:space="preserve">Hahn, S., Alves, J. A., Bedev, K., Costa, J. S., Emmenegger, T., Schulze, M., … </w:t>
      </w:r>
      <w:r w:rsidRPr="00027A41">
        <w:rPr>
          <w:noProof/>
        </w:rPr>
        <w:t xml:space="preserve">Dhanjal-Adams, K. L. (2020). Range-wide migration corridors and non-breeding areas of a northward expanding Afro-Palaearctic migrant, the European Bee-eater Merops apiaster. </w:t>
      </w:r>
      <w:r w:rsidRPr="00027A41">
        <w:rPr>
          <w:i/>
          <w:iCs/>
          <w:noProof/>
        </w:rPr>
        <w:t>Ibis</w:t>
      </w:r>
      <w:r w:rsidRPr="00027A41">
        <w:rPr>
          <w:noProof/>
        </w:rPr>
        <w:t xml:space="preserve">, </w:t>
      </w:r>
      <w:r w:rsidRPr="00027A41">
        <w:rPr>
          <w:i/>
          <w:iCs/>
          <w:noProof/>
        </w:rPr>
        <w:t>162</w:t>
      </w:r>
      <w:r w:rsidRPr="00027A41">
        <w:rPr>
          <w:noProof/>
        </w:rPr>
        <w:t>(2), 345–355. https://doi.org/10.1111/ibi.12752</w:t>
      </w:r>
    </w:p>
    <w:p w14:paraId="1CB849ED" w14:textId="77777777" w:rsidR="00027A41" w:rsidRPr="00027A41" w:rsidRDefault="00027A41" w:rsidP="00027A41">
      <w:pPr>
        <w:autoSpaceDE w:val="0"/>
        <w:autoSpaceDN w:val="0"/>
        <w:adjustRightInd w:val="0"/>
        <w:ind w:left="480" w:hanging="480"/>
        <w:rPr>
          <w:noProof/>
        </w:rPr>
      </w:pPr>
      <w:r w:rsidRPr="00027A41">
        <w:rPr>
          <w:noProof/>
        </w:rPr>
        <w:t xml:space="preserve">Jiguet, F., Burgess, M., Thorup, K., Conway, G., Arroyo Matos, J. L., Barber, L., … Hewson, C. (2019). Desert crossing strategies of migrant songbirds vary between and within species. </w:t>
      </w:r>
      <w:r w:rsidRPr="00027A41">
        <w:rPr>
          <w:i/>
          <w:iCs/>
          <w:noProof/>
        </w:rPr>
        <w:t>Scientific Reports</w:t>
      </w:r>
      <w:r w:rsidRPr="00027A41">
        <w:rPr>
          <w:noProof/>
        </w:rPr>
        <w:t xml:space="preserve">, </w:t>
      </w:r>
      <w:r w:rsidRPr="00027A41">
        <w:rPr>
          <w:i/>
          <w:iCs/>
          <w:noProof/>
        </w:rPr>
        <w:t>9</w:t>
      </w:r>
      <w:r w:rsidRPr="00027A41">
        <w:rPr>
          <w:noProof/>
        </w:rPr>
        <w:t>(1), 1–12. https://doi.org/10.1038/s41598-019-56677-4</w:t>
      </w:r>
    </w:p>
    <w:p w14:paraId="64F8BC32" w14:textId="77777777" w:rsidR="00027A41" w:rsidRPr="00027A41" w:rsidRDefault="00027A41" w:rsidP="00027A41">
      <w:pPr>
        <w:autoSpaceDE w:val="0"/>
        <w:autoSpaceDN w:val="0"/>
        <w:adjustRightInd w:val="0"/>
        <w:ind w:left="480" w:hanging="480"/>
        <w:rPr>
          <w:noProof/>
        </w:rPr>
      </w:pPr>
      <w:r w:rsidRPr="00027A41">
        <w:rPr>
          <w:noProof/>
        </w:rPr>
        <w:t xml:space="preserve">Kralj, J., Martinović, M., Jurinović, L., Szinai, P., Süto, S., &amp; Preiszner, B. (2020). Geolocator study reveals east African migration route of Central European Common Terns. </w:t>
      </w:r>
      <w:r w:rsidRPr="00027A41">
        <w:rPr>
          <w:i/>
          <w:iCs/>
          <w:noProof/>
        </w:rPr>
        <w:t>Avian Research</w:t>
      </w:r>
      <w:r w:rsidRPr="00027A41">
        <w:rPr>
          <w:noProof/>
        </w:rPr>
        <w:t xml:space="preserve">, </w:t>
      </w:r>
      <w:r w:rsidRPr="00027A41">
        <w:rPr>
          <w:i/>
          <w:iCs/>
          <w:noProof/>
        </w:rPr>
        <w:t>11</w:t>
      </w:r>
      <w:r w:rsidRPr="00027A41">
        <w:rPr>
          <w:noProof/>
        </w:rPr>
        <w:t>(1), 1–11. https://doi.org/10.1186/s40657-020-00191-z</w:t>
      </w:r>
    </w:p>
    <w:p w14:paraId="3558C5B9" w14:textId="77777777" w:rsidR="00027A41" w:rsidRPr="002A61CA" w:rsidRDefault="00027A41" w:rsidP="00027A41">
      <w:pPr>
        <w:autoSpaceDE w:val="0"/>
        <w:autoSpaceDN w:val="0"/>
        <w:adjustRightInd w:val="0"/>
        <w:ind w:left="480" w:hanging="480"/>
        <w:rPr>
          <w:noProof/>
          <w:lang w:val="it-IT"/>
        </w:rPr>
      </w:pPr>
      <w:r w:rsidRPr="00027A41">
        <w:rPr>
          <w:noProof/>
        </w:rPr>
        <w:t xml:space="preserve">Liechti, F., Bauer, S., Dhanjal-Adams, K. L., Emmenegger, T., Zehtindjiev, P., &amp; Hahn, S. (2018). Miniaturized multi-sensor loggers provide new insight into year-round flight behaviour of small trans-Sahara avian migrants. </w:t>
      </w:r>
      <w:r w:rsidRPr="002A61CA">
        <w:rPr>
          <w:i/>
          <w:iCs/>
          <w:noProof/>
          <w:lang w:val="it-IT"/>
        </w:rPr>
        <w:t>Movement Ecology</w:t>
      </w:r>
      <w:r w:rsidRPr="002A61CA">
        <w:rPr>
          <w:noProof/>
          <w:lang w:val="it-IT"/>
        </w:rPr>
        <w:t xml:space="preserve">, </w:t>
      </w:r>
      <w:r w:rsidRPr="002A61CA">
        <w:rPr>
          <w:i/>
          <w:iCs/>
          <w:noProof/>
          <w:lang w:val="it-IT"/>
        </w:rPr>
        <w:t>6</w:t>
      </w:r>
      <w:r w:rsidRPr="002A61CA">
        <w:rPr>
          <w:noProof/>
          <w:lang w:val="it-IT"/>
        </w:rPr>
        <w:t>(1), 1–10. https://doi.org/10.1186/s40462-018-0137-1</w:t>
      </w:r>
    </w:p>
    <w:p w14:paraId="29A611D7" w14:textId="77777777" w:rsidR="00027A41" w:rsidRPr="00027A41" w:rsidRDefault="00027A41" w:rsidP="00027A41">
      <w:pPr>
        <w:autoSpaceDE w:val="0"/>
        <w:autoSpaceDN w:val="0"/>
        <w:adjustRightInd w:val="0"/>
        <w:ind w:left="480" w:hanging="480"/>
        <w:rPr>
          <w:noProof/>
        </w:rPr>
      </w:pPr>
      <w:r w:rsidRPr="002A61CA">
        <w:rPr>
          <w:noProof/>
          <w:lang w:val="it-IT"/>
        </w:rPr>
        <w:t xml:space="preserve">Liechti, F., Scandolara, C., Rubolini, D., Ambrosini, R., Korner-Nievergelt, F., Hahn, S., … </w:t>
      </w:r>
      <w:r w:rsidRPr="00027A41">
        <w:rPr>
          <w:noProof/>
        </w:rPr>
        <w:t xml:space="preserve">Saino, N. (2015). Timing of migration and residence areas during the non-breeding period of barn swallows Hirundo rustica in relation to sex and population. </w:t>
      </w:r>
      <w:r w:rsidRPr="00027A41">
        <w:rPr>
          <w:i/>
          <w:iCs/>
          <w:noProof/>
        </w:rPr>
        <w:t>Journal of Avian Biology</w:t>
      </w:r>
      <w:r w:rsidRPr="00027A41">
        <w:rPr>
          <w:noProof/>
        </w:rPr>
        <w:t xml:space="preserve">, </w:t>
      </w:r>
      <w:r w:rsidRPr="00027A41">
        <w:rPr>
          <w:i/>
          <w:iCs/>
          <w:noProof/>
        </w:rPr>
        <w:t>46</w:t>
      </w:r>
      <w:r w:rsidRPr="00027A41">
        <w:rPr>
          <w:noProof/>
        </w:rPr>
        <w:t>(3), 254–265. https://doi.org/10.1111/jav.00485</w:t>
      </w:r>
    </w:p>
    <w:p w14:paraId="63073175" w14:textId="77777777" w:rsidR="00027A41" w:rsidRPr="00027A41" w:rsidRDefault="00027A41" w:rsidP="00027A41">
      <w:pPr>
        <w:autoSpaceDE w:val="0"/>
        <w:autoSpaceDN w:val="0"/>
        <w:adjustRightInd w:val="0"/>
        <w:ind w:left="480" w:hanging="480"/>
        <w:rPr>
          <w:noProof/>
        </w:rPr>
      </w:pPr>
      <w:r w:rsidRPr="00027A41">
        <w:rPr>
          <w:noProof/>
        </w:rPr>
        <w:lastRenderedPageBreak/>
        <w:t xml:space="preserve">Lisovski, S., Bauer, S., Briedis, M., Davidson, S. C., Dhanjal‐Adams, K. L., Hallworth, M. T., … Bridge, E. S. (2020). Light‐level geolocator analyses: A user’s guide. </w:t>
      </w:r>
      <w:r w:rsidRPr="00027A41">
        <w:rPr>
          <w:i/>
          <w:iCs/>
          <w:noProof/>
        </w:rPr>
        <w:t>Journal of Animal Ecology</w:t>
      </w:r>
      <w:r w:rsidRPr="00027A41">
        <w:rPr>
          <w:noProof/>
        </w:rPr>
        <w:t xml:space="preserve">, </w:t>
      </w:r>
      <w:r w:rsidRPr="00027A41">
        <w:rPr>
          <w:i/>
          <w:iCs/>
          <w:noProof/>
        </w:rPr>
        <w:t>89</w:t>
      </w:r>
      <w:r w:rsidRPr="00027A41">
        <w:rPr>
          <w:noProof/>
        </w:rPr>
        <w:t>(1), 221–236. https://doi.org/10.1111/1365-2656.13036</w:t>
      </w:r>
    </w:p>
    <w:p w14:paraId="260132DE" w14:textId="77777777" w:rsidR="00027A41" w:rsidRPr="00027A41" w:rsidRDefault="00027A41" w:rsidP="00027A41">
      <w:pPr>
        <w:autoSpaceDE w:val="0"/>
        <w:autoSpaceDN w:val="0"/>
        <w:adjustRightInd w:val="0"/>
        <w:ind w:left="480" w:hanging="480"/>
        <w:rPr>
          <w:noProof/>
        </w:rPr>
      </w:pPr>
      <w:r w:rsidRPr="00027A41">
        <w:rPr>
          <w:noProof/>
        </w:rPr>
        <w:t xml:space="preserve">Lisovski, S., &amp; Hahn, S. (2012). GeoLight - processing and analysing light-based geolocator data in R. </w:t>
      </w:r>
      <w:r w:rsidRPr="00027A41">
        <w:rPr>
          <w:i/>
          <w:iCs/>
          <w:noProof/>
        </w:rPr>
        <w:t>Methods in Ecology and Evolution</w:t>
      </w:r>
      <w:r w:rsidRPr="00027A41">
        <w:rPr>
          <w:noProof/>
        </w:rPr>
        <w:t xml:space="preserve">, </w:t>
      </w:r>
      <w:r w:rsidRPr="00027A41">
        <w:rPr>
          <w:i/>
          <w:iCs/>
          <w:noProof/>
        </w:rPr>
        <w:t>3</w:t>
      </w:r>
      <w:r w:rsidRPr="00027A41">
        <w:rPr>
          <w:noProof/>
        </w:rPr>
        <w:t>(6), 1055–1059. https://doi.org/10.1111/j.2041-210X.2012.00248.x</w:t>
      </w:r>
    </w:p>
    <w:p w14:paraId="17092E91" w14:textId="77777777" w:rsidR="00027A41" w:rsidRPr="00027A41" w:rsidRDefault="00027A41" w:rsidP="00027A41">
      <w:pPr>
        <w:autoSpaceDE w:val="0"/>
        <w:autoSpaceDN w:val="0"/>
        <w:adjustRightInd w:val="0"/>
        <w:ind w:left="480" w:hanging="480"/>
        <w:rPr>
          <w:noProof/>
        </w:rPr>
      </w:pPr>
      <w:r w:rsidRPr="002A61CA">
        <w:rPr>
          <w:noProof/>
          <w:lang w:val="de-DE"/>
        </w:rPr>
        <w:t xml:space="preserve">Lisovski, S., Hewson, C. M., Klaassen, R. H. G., Korner-Nievergelt, F., Kristensen, M. W., &amp; Hahn, S. (2012). </w:t>
      </w:r>
      <w:r w:rsidRPr="00027A41">
        <w:rPr>
          <w:noProof/>
        </w:rPr>
        <w:t xml:space="preserve">Geolocation by light: Accuracy and precision affected by environmental factors. </w:t>
      </w:r>
      <w:r w:rsidRPr="00027A41">
        <w:rPr>
          <w:i/>
          <w:iCs/>
          <w:noProof/>
        </w:rPr>
        <w:t>Methods in Ecology and Evolution</w:t>
      </w:r>
      <w:r w:rsidRPr="00027A41">
        <w:rPr>
          <w:noProof/>
        </w:rPr>
        <w:t xml:space="preserve">, </w:t>
      </w:r>
      <w:r w:rsidRPr="00027A41">
        <w:rPr>
          <w:i/>
          <w:iCs/>
          <w:noProof/>
        </w:rPr>
        <w:t>3</w:t>
      </w:r>
      <w:r w:rsidRPr="00027A41">
        <w:rPr>
          <w:noProof/>
        </w:rPr>
        <w:t>(3), 603–612. https://doi.org/10.1111/j.2041-210X.2012.00185.x</w:t>
      </w:r>
    </w:p>
    <w:p w14:paraId="564C21D4" w14:textId="77777777" w:rsidR="00027A41" w:rsidRPr="00027A41" w:rsidRDefault="00027A41" w:rsidP="00027A41">
      <w:pPr>
        <w:autoSpaceDE w:val="0"/>
        <w:autoSpaceDN w:val="0"/>
        <w:adjustRightInd w:val="0"/>
        <w:ind w:left="480" w:hanging="480"/>
        <w:rPr>
          <w:noProof/>
        </w:rPr>
      </w:pPr>
      <w:r w:rsidRPr="00027A41">
        <w:rPr>
          <w:noProof/>
        </w:rPr>
        <w:t xml:space="preserve">Lisovski, S., Schmaljohann, H., Bridge, E. S., Bauer, S., Farnsworth, A., Gauthreaux, S. A., … Wunder, M. B. (2018). Inherent limits of light-level geolocation may lead to over-interpretation. </w:t>
      </w:r>
      <w:r w:rsidRPr="00027A41">
        <w:rPr>
          <w:i/>
          <w:iCs/>
          <w:noProof/>
        </w:rPr>
        <w:t>Current Biology</w:t>
      </w:r>
      <w:r w:rsidRPr="00027A41">
        <w:rPr>
          <w:noProof/>
        </w:rPr>
        <w:t xml:space="preserve">, </w:t>
      </w:r>
      <w:r w:rsidRPr="00027A41">
        <w:rPr>
          <w:i/>
          <w:iCs/>
          <w:noProof/>
        </w:rPr>
        <w:t>28</w:t>
      </w:r>
      <w:r w:rsidRPr="00027A41">
        <w:rPr>
          <w:noProof/>
        </w:rPr>
        <w:t>(3), R99–R100. https://doi.org/10.1016/j.cub.2017.11.072</w:t>
      </w:r>
    </w:p>
    <w:p w14:paraId="41BAA1D9" w14:textId="77777777" w:rsidR="00027A41" w:rsidRPr="00027A41" w:rsidRDefault="00027A41" w:rsidP="00027A41">
      <w:pPr>
        <w:autoSpaceDE w:val="0"/>
        <w:autoSpaceDN w:val="0"/>
        <w:adjustRightInd w:val="0"/>
        <w:ind w:left="480" w:hanging="480"/>
        <w:rPr>
          <w:noProof/>
        </w:rPr>
      </w:pPr>
      <w:r w:rsidRPr="00027A41">
        <w:rPr>
          <w:noProof/>
        </w:rPr>
        <w:t xml:space="preserve">Marris, E. (2010). Conservation: Biodiversity as a bonus prize. </w:t>
      </w:r>
      <w:r w:rsidRPr="00027A41">
        <w:rPr>
          <w:i/>
          <w:iCs/>
          <w:noProof/>
        </w:rPr>
        <w:t>Nature</w:t>
      </w:r>
      <w:r w:rsidRPr="00027A41">
        <w:rPr>
          <w:noProof/>
        </w:rPr>
        <w:t xml:space="preserve">, </w:t>
      </w:r>
      <w:r w:rsidRPr="00027A41">
        <w:rPr>
          <w:i/>
          <w:iCs/>
          <w:noProof/>
        </w:rPr>
        <w:t>468</w:t>
      </w:r>
      <w:r w:rsidRPr="00027A41">
        <w:rPr>
          <w:noProof/>
        </w:rPr>
        <w:t>(7326), 895. https://doi.org/10.1038/468895a</w:t>
      </w:r>
    </w:p>
    <w:p w14:paraId="2FDFE7E3" w14:textId="77777777" w:rsidR="00027A41" w:rsidRPr="00027A41" w:rsidRDefault="00027A41" w:rsidP="00027A41">
      <w:pPr>
        <w:autoSpaceDE w:val="0"/>
        <w:autoSpaceDN w:val="0"/>
        <w:adjustRightInd w:val="0"/>
        <w:ind w:left="480" w:hanging="480"/>
        <w:rPr>
          <w:noProof/>
        </w:rPr>
      </w:pPr>
      <w:r w:rsidRPr="00027A41">
        <w:rPr>
          <w:noProof/>
        </w:rPr>
        <w:t xml:space="preserve">McKinnon, E. A., &amp; Love, O. P. (2018). Ten years tracking the migrations of small landbirds: Lessons learned in the golden age of bio-logging. </w:t>
      </w:r>
      <w:r w:rsidRPr="00027A41">
        <w:rPr>
          <w:i/>
          <w:iCs/>
          <w:noProof/>
        </w:rPr>
        <w:t>The Auk</w:t>
      </w:r>
      <w:r w:rsidRPr="00027A41">
        <w:rPr>
          <w:noProof/>
        </w:rPr>
        <w:t xml:space="preserve">, </w:t>
      </w:r>
      <w:r w:rsidRPr="00027A41">
        <w:rPr>
          <w:i/>
          <w:iCs/>
          <w:noProof/>
        </w:rPr>
        <w:t>135</w:t>
      </w:r>
      <w:r w:rsidRPr="00027A41">
        <w:rPr>
          <w:noProof/>
        </w:rPr>
        <w:t>(4), 834–856. https://doi.org/10.1642/auk-17-202.1</w:t>
      </w:r>
    </w:p>
    <w:p w14:paraId="3BCFB214" w14:textId="77777777" w:rsidR="00027A41" w:rsidRPr="00027A41" w:rsidRDefault="00027A41" w:rsidP="00027A41">
      <w:pPr>
        <w:autoSpaceDE w:val="0"/>
        <w:autoSpaceDN w:val="0"/>
        <w:adjustRightInd w:val="0"/>
        <w:ind w:left="480" w:hanging="480"/>
        <w:rPr>
          <w:noProof/>
        </w:rPr>
      </w:pPr>
      <w:r w:rsidRPr="00027A41">
        <w:rPr>
          <w:noProof/>
        </w:rPr>
        <w:t xml:space="preserve">Meier, C. M., Karaardıç, H., Aymí, R., Peev, S. G., Bächler, E., Weber, R., … Liechti, F. (2018). What makes Alpine swift ascend at twilight? Novel geolocators reveal year-round flight behaviour. </w:t>
      </w:r>
      <w:r w:rsidRPr="00027A41">
        <w:rPr>
          <w:i/>
          <w:iCs/>
          <w:noProof/>
        </w:rPr>
        <w:t>Behavioral Ecology and Sociobiology</w:t>
      </w:r>
      <w:r w:rsidRPr="00027A41">
        <w:rPr>
          <w:noProof/>
        </w:rPr>
        <w:t xml:space="preserve">, </w:t>
      </w:r>
      <w:r w:rsidRPr="00027A41">
        <w:rPr>
          <w:i/>
          <w:iCs/>
          <w:noProof/>
        </w:rPr>
        <w:t>72</w:t>
      </w:r>
      <w:r w:rsidRPr="00027A41">
        <w:rPr>
          <w:noProof/>
        </w:rPr>
        <w:t>(3), 45. https://doi.org/10.1007/s00265-017-2438-6</w:t>
      </w:r>
    </w:p>
    <w:p w14:paraId="29EF6F1A" w14:textId="77777777" w:rsidR="00027A41" w:rsidRPr="00027A41" w:rsidRDefault="00027A41" w:rsidP="00027A41">
      <w:pPr>
        <w:autoSpaceDE w:val="0"/>
        <w:autoSpaceDN w:val="0"/>
        <w:adjustRightInd w:val="0"/>
        <w:ind w:left="480" w:hanging="480"/>
        <w:rPr>
          <w:noProof/>
        </w:rPr>
      </w:pPr>
      <w:r w:rsidRPr="00027A41">
        <w:rPr>
          <w:noProof/>
        </w:rPr>
        <w:t xml:space="preserve">Nussbaumer, R., &amp; Jackson, C. (2020). </w:t>
      </w:r>
      <w:r w:rsidRPr="00027A41">
        <w:rPr>
          <w:i/>
          <w:iCs/>
          <w:noProof/>
        </w:rPr>
        <w:t>Using geolocators to unravel intra-African migrant strategies</w:t>
      </w:r>
      <w:r w:rsidRPr="00027A41">
        <w:rPr>
          <w:noProof/>
        </w:rPr>
        <w:t>. Watamu. https://doi.org/10.13140/RG.2.2.34477.10721</w:t>
      </w:r>
    </w:p>
    <w:p w14:paraId="6185F702" w14:textId="77777777" w:rsidR="00027A41" w:rsidRPr="00027A41" w:rsidRDefault="00027A41" w:rsidP="00027A41">
      <w:pPr>
        <w:autoSpaceDE w:val="0"/>
        <w:autoSpaceDN w:val="0"/>
        <w:adjustRightInd w:val="0"/>
        <w:ind w:left="480" w:hanging="480"/>
        <w:rPr>
          <w:noProof/>
        </w:rPr>
      </w:pPr>
      <w:r w:rsidRPr="00027A41">
        <w:rPr>
          <w:noProof/>
        </w:rPr>
        <w:t xml:space="preserve">Nwaogu, C. J., &amp; Cresswell, W. (2016). Body reserves in intra-African migrants. </w:t>
      </w:r>
      <w:r w:rsidRPr="00027A41">
        <w:rPr>
          <w:i/>
          <w:iCs/>
          <w:noProof/>
        </w:rPr>
        <w:t>Journal of Ornithology</w:t>
      </w:r>
      <w:r w:rsidRPr="00027A41">
        <w:rPr>
          <w:noProof/>
        </w:rPr>
        <w:t xml:space="preserve">, </w:t>
      </w:r>
      <w:r w:rsidRPr="00027A41">
        <w:rPr>
          <w:i/>
          <w:iCs/>
          <w:noProof/>
        </w:rPr>
        <w:t>157</w:t>
      </w:r>
      <w:r w:rsidRPr="00027A41">
        <w:rPr>
          <w:noProof/>
        </w:rPr>
        <w:t>(1), 125–135. https://doi.org/10.1007/s10336-015-1259-5</w:t>
      </w:r>
    </w:p>
    <w:p w14:paraId="6B61FB43" w14:textId="77777777" w:rsidR="00027A41" w:rsidRPr="00027A41" w:rsidRDefault="00027A41" w:rsidP="00027A41">
      <w:pPr>
        <w:autoSpaceDE w:val="0"/>
        <w:autoSpaceDN w:val="0"/>
        <w:adjustRightInd w:val="0"/>
        <w:ind w:left="480" w:hanging="480"/>
        <w:rPr>
          <w:noProof/>
        </w:rPr>
      </w:pPr>
      <w:r w:rsidRPr="00027A41">
        <w:rPr>
          <w:noProof/>
        </w:rPr>
        <w:t xml:space="preserve">Osinubi, S. T. (2018). </w:t>
      </w:r>
      <w:r w:rsidRPr="00027A41">
        <w:rPr>
          <w:i/>
          <w:iCs/>
          <w:noProof/>
        </w:rPr>
        <w:t>Intra-African Bird Migration Project : ecology and conservation</w:t>
      </w:r>
      <w:r w:rsidRPr="00027A41">
        <w:rPr>
          <w:noProof/>
        </w:rPr>
        <w:t>.</w:t>
      </w:r>
    </w:p>
    <w:p w14:paraId="28F13CFE" w14:textId="77777777" w:rsidR="00027A41" w:rsidRPr="00027A41" w:rsidRDefault="00027A41" w:rsidP="00027A41">
      <w:pPr>
        <w:autoSpaceDE w:val="0"/>
        <w:autoSpaceDN w:val="0"/>
        <w:adjustRightInd w:val="0"/>
        <w:ind w:left="480" w:hanging="480"/>
        <w:rPr>
          <w:noProof/>
        </w:rPr>
      </w:pPr>
      <w:r w:rsidRPr="003273AA">
        <w:rPr>
          <w:noProof/>
          <w:lang w:val="de-CH"/>
          <w:rPrChange w:id="94" w:author="Reto Burri" w:date="2020-12-03T10:55:00Z">
            <w:rPr>
              <w:noProof/>
            </w:rPr>
          </w:rPrChange>
        </w:rPr>
        <w:t xml:space="preserve">Procházka, P., Hahn, S., Rolland, S., van der Jeugd, H., Csörgő, T., Jiguet, F., … </w:t>
      </w:r>
      <w:r w:rsidRPr="00027A41">
        <w:rPr>
          <w:noProof/>
        </w:rPr>
        <w:t xml:space="preserve">Korner-Nievergelt, F. (2017). Delineating large-scale migratory connectivity of reed warblers using integrated multistate models. </w:t>
      </w:r>
      <w:r w:rsidRPr="00027A41">
        <w:rPr>
          <w:i/>
          <w:iCs/>
          <w:noProof/>
        </w:rPr>
        <w:t>Diversity and Distributions</w:t>
      </w:r>
      <w:r w:rsidRPr="00027A41">
        <w:rPr>
          <w:noProof/>
        </w:rPr>
        <w:t xml:space="preserve">, </w:t>
      </w:r>
      <w:r w:rsidRPr="00027A41">
        <w:rPr>
          <w:i/>
          <w:iCs/>
          <w:noProof/>
        </w:rPr>
        <w:t>23</w:t>
      </w:r>
      <w:r w:rsidRPr="00027A41">
        <w:rPr>
          <w:noProof/>
        </w:rPr>
        <w:t>(1), 27–40. https://doi.org/10.1111/ddi.12502</w:t>
      </w:r>
    </w:p>
    <w:p w14:paraId="49BD954B" w14:textId="77777777" w:rsidR="00027A41" w:rsidRPr="00027A41" w:rsidRDefault="00027A41" w:rsidP="00027A41">
      <w:pPr>
        <w:autoSpaceDE w:val="0"/>
        <w:autoSpaceDN w:val="0"/>
        <w:adjustRightInd w:val="0"/>
        <w:ind w:left="480" w:hanging="480"/>
        <w:rPr>
          <w:noProof/>
        </w:rPr>
      </w:pPr>
      <w:r w:rsidRPr="00027A41">
        <w:rPr>
          <w:noProof/>
        </w:rPr>
        <w:t>R Core Team. (2013). R: A language and environment for statistical computing. Vienna, Austria.</w:t>
      </w:r>
    </w:p>
    <w:p w14:paraId="091540DB" w14:textId="77777777" w:rsidR="00027A41" w:rsidRPr="00027A41" w:rsidRDefault="00027A41" w:rsidP="00027A41">
      <w:pPr>
        <w:autoSpaceDE w:val="0"/>
        <w:autoSpaceDN w:val="0"/>
        <w:adjustRightInd w:val="0"/>
        <w:ind w:left="480" w:hanging="480"/>
        <w:rPr>
          <w:noProof/>
        </w:rPr>
      </w:pPr>
      <w:r w:rsidRPr="00027A41">
        <w:rPr>
          <w:noProof/>
        </w:rPr>
        <w:t xml:space="preserve">Salewski, V., Flade, M., Poluda, A., Kiljan, G., Liechti, F., Lisovski, S., &amp; Hahn, S. (2013). An unknown migration route of the “globally threatened” Aquatic Warbler revealed by geolocators. </w:t>
      </w:r>
      <w:r w:rsidRPr="00027A41">
        <w:rPr>
          <w:i/>
          <w:iCs/>
          <w:noProof/>
        </w:rPr>
        <w:t>Journal of Ornithology</w:t>
      </w:r>
      <w:r w:rsidRPr="00027A41">
        <w:rPr>
          <w:noProof/>
        </w:rPr>
        <w:t xml:space="preserve">, </w:t>
      </w:r>
      <w:r w:rsidRPr="00027A41">
        <w:rPr>
          <w:i/>
          <w:iCs/>
          <w:noProof/>
        </w:rPr>
        <w:t>154</w:t>
      </w:r>
      <w:r w:rsidRPr="00027A41">
        <w:rPr>
          <w:noProof/>
        </w:rPr>
        <w:t xml:space="preserve">(2), 549–552. </w:t>
      </w:r>
      <w:r w:rsidRPr="00027A41">
        <w:rPr>
          <w:noProof/>
        </w:rPr>
        <w:lastRenderedPageBreak/>
        <w:t>https://doi.org/10.1007/s10336-012-0912-5</w:t>
      </w:r>
    </w:p>
    <w:p w14:paraId="0F65C689" w14:textId="77777777" w:rsidR="00027A41" w:rsidRPr="00027A41" w:rsidRDefault="00027A41" w:rsidP="00027A41">
      <w:pPr>
        <w:autoSpaceDE w:val="0"/>
        <w:autoSpaceDN w:val="0"/>
        <w:adjustRightInd w:val="0"/>
        <w:ind w:left="480" w:hanging="480"/>
        <w:rPr>
          <w:noProof/>
        </w:rPr>
      </w:pPr>
      <w:r w:rsidRPr="00027A41">
        <w:rPr>
          <w:noProof/>
        </w:rPr>
        <w:t xml:space="preserve">Şekercioĝlu,  çaĝan H., Primack, R. B., &amp; Wormworth, J. (2012). The effects of climate change on tropical birds. </w:t>
      </w:r>
      <w:r w:rsidRPr="00027A41">
        <w:rPr>
          <w:i/>
          <w:iCs/>
          <w:noProof/>
        </w:rPr>
        <w:t>Biological Conservation</w:t>
      </w:r>
      <w:r w:rsidRPr="00027A41">
        <w:rPr>
          <w:noProof/>
        </w:rPr>
        <w:t xml:space="preserve">, </w:t>
      </w:r>
      <w:r w:rsidRPr="00027A41">
        <w:rPr>
          <w:i/>
          <w:iCs/>
          <w:noProof/>
        </w:rPr>
        <w:t>148</w:t>
      </w:r>
      <w:r w:rsidRPr="00027A41">
        <w:rPr>
          <w:noProof/>
        </w:rPr>
        <w:t>(1), 1–18. https://doi.org/10.1016/j.biocon.2011.10.019</w:t>
      </w:r>
    </w:p>
    <w:p w14:paraId="4E7E395B" w14:textId="77777777" w:rsidR="00027A41" w:rsidRPr="00027A41" w:rsidRDefault="00027A41" w:rsidP="00027A41">
      <w:pPr>
        <w:autoSpaceDE w:val="0"/>
        <w:autoSpaceDN w:val="0"/>
        <w:adjustRightInd w:val="0"/>
        <w:ind w:left="480" w:hanging="480"/>
        <w:rPr>
          <w:noProof/>
        </w:rPr>
      </w:pPr>
      <w:r w:rsidRPr="00027A41">
        <w:rPr>
          <w:noProof/>
        </w:rPr>
        <w:t xml:space="preserve">Sekercioglu, C. H. (2010). IN FOCUS: Partial migration in tropical birds: the frontier of movement ecology. </w:t>
      </w:r>
      <w:r w:rsidRPr="00027A41">
        <w:rPr>
          <w:i/>
          <w:iCs/>
          <w:noProof/>
        </w:rPr>
        <w:t>Journal of Animal Ecology</w:t>
      </w:r>
      <w:r w:rsidRPr="00027A41">
        <w:rPr>
          <w:noProof/>
        </w:rPr>
        <w:t xml:space="preserve">, </w:t>
      </w:r>
      <w:r w:rsidRPr="00027A41">
        <w:rPr>
          <w:i/>
          <w:iCs/>
          <w:noProof/>
        </w:rPr>
        <w:t>79</w:t>
      </w:r>
      <w:r w:rsidRPr="00027A41">
        <w:rPr>
          <w:noProof/>
        </w:rPr>
        <w:t>(5), 933–936. https://doi.org/10.1111/j.1365-2656.2010.01739.x</w:t>
      </w:r>
    </w:p>
    <w:p w14:paraId="5B6B2BC1" w14:textId="77777777" w:rsidR="00027A41" w:rsidRPr="003273AA" w:rsidRDefault="00027A41" w:rsidP="00027A41">
      <w:pPr>
        <w:autoSpaceDE w:val="0"/>
        <w:autoSpaceDN w:val="0"/>
        <w:adjustRightInd w:val="0"/>
        <w:ind w:left="480" w:hanging="480"/>
        <w:rPr>
          <w:noProof/>
          <w:lang w:val="de-CH"/>
          <w:rPrChange w:id="95" w:author="Reto Burri" w:date="2020-12-03T10:55:00Z">
            <w:rPr>
              <w:noProof/>
            </w:rPr>
          </w:rPrChange>
        </w:rPr>
      </w:pPr>
      <w:r w:rsidRPr="00027A41">
        <w:rPr>
          <w:noProof/>
        </w:rPr>
        <w:t xml:space="preserve">Simmons, R. E., Barnard, P., Dean, W. R. J., Midgley, G. F., Thuiller, W., &amp; Hughes, G. (2004). Climate change and birds: Perspectives and prospects from southern Africa. </w:t>
      </w:r>
      <w:r w:rsidRPr="003273AA">
        <w:rPr>
          <w:i/>
          <w:iCs/>
          <w:noProof/>
          <w:lang w:val="de-CH"/>
          <w:rPrChange w:id="96" w:author="Reto Burri" w:date="2020-12-03T10:55:00Z">
            <w:rPr>
              <w:i/>
              <w:iCs/>
              <w:noProof/>
            </w:rPr>
          </w:rPrChange>
        </w:rPr>
        <w:t>Ostrich</w:t>
      </w:r>
      <w:r w:rsidRPr="003273AA">
        <w:rPr>
          <w:noProof/>
          <w:lang w:val="de-CH"/>
          <w:rPrChange w:id="97" w:author="Reto Burri" w:date="2020-12-03T10:55:00Z">
            <w:rPr>
              <w:noProof/>
            </w:rPr>
          </w:rPrChange>
        </w:rPr>
        <w:t xml:space="preserve">, </w:t>
      </w:r>
      <w:r w:rsidRPr="003273AA">
        <w:rPr>
          <w:i/>
          <w:iCs/>
          <w:noProof/>
          <w:lang w:val="de-CH"/>
          <w:rPrChange w:id="98" w:author="Reto Burri" w:date="2020-12-03T10:55:00Z">
            <w:rPr>
              <w:i/>
              <w:iCs/>
              <w:noProof/>
            </w:rPr>
          </w:rPrChange>
        </w:rPr>
        <w:t>75</w:t>
      </w:r>
      <w:r w:rsidRPr="003273AA">
        <w:rPr>
          <w:noProof/>
          <w:lang w:val="de-CH"/>
          <w:rPrChange w:id="99" w:author="Reto Burri" w:date="2020-12-03T10:55:00Z">
            <w:rPr>
              <w:noProof/>
            </w:rPr>
          </w:rPrChange>
        </w:rPr>
        <w:t>(4), 295–308. https://doi.org/10.2989/00306520409485458</w:t>
      </w:r>
    </w:p>
    <w:p w14:paraId="397A60D5" w14:textId="77777777" w:rsidR="00027A41" w:rsidRPr="00027A41" w:rsidRDefault="00027A41" w:rsidP="00027A41">
      <w:pPr>
        <w:autoSpaceDE w:val="0"/>
        <w:autoSpaceDN w:val="0"/>
        <w:adjustRightInd w:val="0"/>
        <w:ind w:left="480" w:hanging="480"/>
        <w:rPr>
          <w:noProof/>
        </w:rPr>
      </w:pPr>
      <w:r w:rsidRPr="003273AA">
        <w:rPr>
          <w:noProof/>
          <w:lang w:val="de-CH"/>
          <w:rPrChange w:id="100" w:author="Reto Burri" w:date="2020-12-03T10:55:00Z">
            <w:rPr>
              <w:noProof/>
            </w:rPr>
          </w:rPrChange>
        </w:rPr>
        <w:t xml:space="preserve">Sjöberg, S., Pedersen, L., Malmiga, G., Alerstam, T., Hansson, B., Hasselquist, D., … </w:t>
      </w:r>
      <w:r w:rsidRPr="00027A41">
        <w:rPr>
          <w:noProof/>
        </w:rPr>
        <w:t xml:space="preserve">Bäckman, J. (2018). Barometer logging reveals new dimensions of individual songbird migration. </w:t>
      </w:r>
      <w:r w:rsidRPr="00027A41">
        <w:rPr>
          <w:i/>
          <w:iCs/>
          <w:noProof/>
        </w:rPr>
        <w:t>Journal of Avian Biology</w:t>
      </w:r>
      <w:r w:rsidRPr="00027A41">
        <w:rPr>
          <w:noProof/>
        </w:rPr>
        <w:t xml:space="preserve">, </w:t>
      </w:r>
      <w:r w:rsidRPr="00027A41">
        <w:rPr>
          <w:i/>
          <w:iCs/>
          <w:noProof/>
        </w:rPr>
        <w:t>49</w:t>
      </w:r>
      <w:r w:rsidRPr="00027A41">
        <w:rPr>
          <w:noProof/>
        </w:rPr>
        <w:t>(9). https://doi.org/10.1111/jav.01821</w:t>
      </w:r>
    </w:p>
    <w:p w14:paraId="26E19D6D" w14:textId="77777777" w:rsidR="00027A41" w:rsidRPr="002A61CA" w:rsidRDefault="00027A41" w:rsidP="00027A41">
      <w:pPr>
        <w:autoSpaceDE w:val="0"/>
        <w:autoSpaceDN w:val="0"/>
        <w:adjustRightInd w:val="0"/>
        <w:ind w:left="480" w:hanging="480"/>
        <w:rPr>
          <w:noProof/>
          <w:lang w:val="de-DE"/>
        </w:rPr>
      </w:pPr>
      <w:r w:rsidRPr="00027A41">
        <w:rPr>
          <w:noProof/>
        </w:rPr>
        <w:t xml:space="preserve">Smith, M., Bolton, M., Okill, D. J., Summers, R. W., Ellis, P., Liechti, F., &amp; Wilson, J. D. (2014). Geolocator tagging reveals Pacific migration of Red-necked Phalarope Phalaropus lobatus breeding in Scotland. </w:t>
      </w:r>
      <w:r w:rsidRPr="002A61CA">
        <w:rPr>
          <w:i/>
          <w:iCs/>
          <w:noProof/>
          <w:lang w:val="de-DE"/>
        </w:rPr>
        <w:t>Ibis</w:t>
      </w:r>
      <w:r w:rsidRPr="002A61CA">
        <w:rPr>
          <w:noProof/>
          <w:lang w:val="de-DE"/>
        </w:rPr>
        <w:t xml:space="preserve">, </w:t>
      </w:r>
      <w:r w:rsidRPr="002A61CA">
        <w:rPr>
          <w:i/>
          <w:iCs/>
          <w:noProof/>
          <w:lang w:val="de-DE"/>
        </w:rPr>
        <w:t>156</w:t>
      </w:r>
      <w:r w:rsidRPr="002A61CA">
        <w:rPr>
          <w:noProof/>
          <w:lang w:val="de-DE"/>
        </w:rPr>
        <w:t>(4), 870–873. https://doi.org/10.1111/ibi.12196</w:t>
      </w:r>
    </w:p>
    <w:p w14:paraId="38613477" w14:textId="77777777" w:rsidR="00027A41" w:rsidRPr="00027A41" w:rsidRDefault="00027A41" w:rsidP="00027A41">
      <w:pPr>
        <w:autoSpaceDE w:val="0"/>
        <w:autoSpaceDN w:val="0"/>
        <w:adjustRightInd w:val="0"/>
        <w:ind w:left="480" w:hanging="480"/>
        <w:rPr>
          <w:noProof/>
        </w:rPr>
      </w:pPr>
      <w:r w:rsidRPr="002A61CA">
        <w:rPr>
          <w:noProof/>
          <w:lang w:val="de-DE"/>
        </w:rPr>
        <w:t xml:space="preserve">Streby, H. M., McAllister, T. L., Peterson, S. M., Kramer, G. R., Lehman, J. A., &amp; Andersen, D. E. (2015). </w:t>
      </w:r>
      <w:r w:rsidRPr="00027A41">
        <w:rPr>
          <w:noProof/>
        </w:rPr>
        <w:t xml:space="preserve">Minimizing marker mass and handling time when attaching radio-transmitters and geolocators to small songbirds. </w:t>
      </w:r>
      <w:r w:rsidRPr="00027A41">
        <w:rPr>
          <w:i/>
          <w:iCs/>
          <w:noProof/>
        </w:rPr>
        <w:t>The Condor</w:t>
      </w:r>
      <w:r w:rsidRPr="00027A41">
        <w:rPr>
          <w:noProof/>
        </w:rPr>
        <w:t xml:space="preserve">, </w:t>
      </w:r>
      <w:r w:rsidRPr="00027A41">
        <w:rPr>
          <w:i/>
          <w:iCs/>
          <w:noProof/>
        </w:rPr>
        <w:t>117</w:t>
      </w:r>
      <w:r w:rsidRPr="00027A41">
        <w:rPr>
          <w:noProof/>
        </w:rPr>
        <w:t>(2), 249–255. https://doi.org/10.1650/condor-14-182.1</w:t>
      </w:r>
    </w:p>
    <w:p w14:paraId="04269938" w14:textId="77777777" w:rsidR="00027A41" w:rsidRPr="00027A41" w:rsidRDefault="00027A41" w:rsidP="00027A41">
      <w:pPr>
        <w:autoSpaceDE w:val="0"/>
        <w:autoSpaceDN w:val="0"/>
        <w:adjustRightInd w:val="0"/>
        <w:ind w:left="480" w:hanging="480"/>
        <w:rPr>
          <w:noProof/>
        </w:rPr>
      </w:pPr>
      <w:r w:rsidRPr="00027A41">
        <w:rPr>
          <w:noProof/>
        </w:rPr>
        <w:t xml:space="preserve">Turpie, J. K. (1996). Superpilots Bird migration in Africa. </w:t>
      </w:r>
      <w:r w:rsidRPr="00027A41">
        <w:rPr>
          <w:i/>
          <w:iCs/>
          <w:noProof/>
        </w:rPr>
        <w:t>Africa Birds and Birding</w:t>
      </w:r>
      <w:r w:rsidRPr="00027A41">
        <w:rPr>
          <w:noProof/>
        </w:rPr>
        <w:t>, 61–67.</w:t>
      </w:r>
    </w:p>
    <w:p w14:paraId="57D0A09B" w14:textId="77777777" w:rsidR="00027A41" w:rsidRPr="00027A41" w:rsidRDefault="00027A41" w:rsidP="00027A41">
      <w:pPr>
        <w:autoSpaceDE w:val="0"/>
        <w:autoSpaceDN w:val="0"/>
        <w:adjustRightInd w:val="0"/>
        <w:ind w:left="480" w:hanging="480"/>
        <w:rPr>
          <w:noProof/>
        </w:rPr>
      </w:pPr>
      <w:r w:rsidRPr="00027A41">
        <w:rPr>
          <w:noProof/>
        </w:rPr>
        <w:t xml:space="preserve">Vickery, J. A., Ewing, S. R., Smith, K. W., Pain, D. J., Bairlein, F., Škorpilová, J., &amp; Gregory, R. D. (2014). The decline of Afro-Palaearctic migrants and an assessment of potential causes. </w:t>
      </w:r>
      <w:r w:rsidRPr="00027A41">
        <w:rPr>
          <w:i/>
          <w:iCs/>
          <w:noProof/>
        </w:rPr>
        <w:t>Ibis</w:t>
      </w:r>
      <w:r w:rsidRPr="00027A41">
        <w:rPr>
          <w:noProof/>
        </w:rPr>
        <w:t xml:space="preserve">, </w:t>
      </w:r>
      <w:r w:rsidRPr="00027A41">
        <w:rPr>
          <w:i/>
          <w:iCs/>
          <w:noProof/>
        </w:rPr>
        <w:t>156</w:t>
      </w:r>
      <w:r w:rsidRPr="00027A41">
        <w:rPr>
          <w:noProof/>
        </w:rPr>
        <w:t>(1), 1–22. https://doi.org/10.1111/ibi.12118</w:t>
      </w:r>
    </w:p>
    <w:p w14:paraId="79AE3B0A" w14:textId="77777777" w:rsidR="00027A41" w:rsidRPr="00027A41" w:rsidRDefault="00027A41" w:rsidP="00027A41">
      <w:pPr>
        <w:autoSpaceDE w:val="0"/>
        <w:autoSpaceDN w:val="0"/>
        <w:adjustRightInd w:val="0"/>
        <w:ind w:left="480" w:hanging="480"/>
        <w:rPr>
          <w:noProof/>
        </w:rPr>
      </w:pPr>
      <w:r w:rsidRPr="00027A41">
        <w:rPr>
          <w:noProof/>
        </w:rPr>
        <w:t xml:space="preserve">Weiser, E. L., Lanctot, R. B., Brown, S. C., Alves, J. A., Battley, P. F., Bentzen, R., … Sandercock, B. K. (2015). Effects of geolocators on hatching success, return rates, breeding movements, and change in body mass in 16 species of Arctic-breeding shorebirds. </w:t>
      </w:r>
      <w:r w:rsidRPr="00027A41">
        <w:rPr>
          <w:i/>
          <w:iCs/>
          <w:noProof/>
        </w:rPr>
        <w:t>Movement Ecology</w:t>
      </w:r>
      <w:r w:rsidRPr="00027A41">
        <w:rPr>
          <w:noProof/>
        </w:rPr>
        <w:t xml:space="preserve">, </w:t>
      </w:r>
      <w:r w:rsidRPr="00027A41">
        <w:rPr>
          <w:i/>
          <w:iCs/>
          <w:noProof/>
        </w:rPr>
        <w:t>4</w:t>
      </w:r>
      <w:r w:rsidRPr="00027A41">
        <w:rPr>
          <w:noProof/>
        </w:rPr>
        <w:t>(1). https://doi.org/10.1186/s40462-016-0077-6</w:t>
      </w:r>
    </w:p>
    <w:p w14:paraId="2C1BDB95" w14:textId="77777777" w:rsidR="00027A41" w:rsidRPr="00027A41" w:rsidRDefault="00027A41" w:rsidP="00027A41">
      <w:pPr>
        <w:autoSpaceDE w:val="0"/>
        <w:autoSpaceDN w:val="0"/>
        <w:adjustRightInd w:val="0"/>
        <w:ind w:left="480" w:hanging="480"/>
        <w:rPr>
          <w:noProof/>
        </w:rPr>
      </w:pPr>
      <w:r w:rsidRPr="00027A41">
        <w:rPr>
          <w:noProof/>
        </w:rPr>
        <w:t xml:space="preserve">Wood, S. N. (2017). </w:t>
      </w:r>
      <w:r w:rsidRPr="00027A41">
        <w:rPr>
          <w:i/>
          <w:iCs/>
          <w:noProof/>
        </w:rPr>
        <w:t>Generalized additive models: an introduction with R</w:t>
      </w:r>
      <w:r w:rsidRPr="00027A41">
        <w:rPr>
          <w:noProof/>
        </w:rPr>
        <w:t>. CRC press.</w:t>
      </w:r>
    </w:p>
    <w:p w14:paraId="00EF1C0E" w14:textId="106775D6" w:rsidR="00AB1F8C" w:rsidRPr="00970352" w:rsidRDefault="00FC18B0" w:rsidP="00AB1F8C">
      <w:r w:rsidRPr="00970352">
        <w:fldChar w:fldCharType="end"/>
      </w:r>
    </w:p>
    <w:p w14:paraId="34555683" w14:textId="5C7FD97E" w:rsidR="001A795C" w:rsidRPr="00970352" w:rsidRDefault="001A795C" w:rsidP="00BA0A02">
      <w:r w:rsidRPr="00970352">
        <w:br w:type="page"/>
      </w:r>
    </w:p>
    <w:p w14:paraId="2FC790FD" w14:textId="0C60B182" w:rsidR="00FF4067" w:rsidRPr="00970352" w:rsidRDefault="001A795C" w:rsidP="00BA0A02">
      <w:pPr>
        <w:pStyle w:val="berschrift1"/>
      </w:pPr>
      <w:r w:rsidRPr="00970352">
        <w:lastRenderedPageBreak/>
        <w:t>Supplementary Material</w:t>
      </w:r>
    </w:p>
    <w:p w14:paraId="748676AE" w14:textId="0C5D236E" w:rsidR="001A795C" w:rsidRPr="00970352" w:rsidRDefault="00A93892" w:rsidP="00F651E8">
      <w:pPr>
        <w:pStyle w:val="Heading2SM"/>
      </w:pPr>
      <w:r w:rsidRPr="00970352">
        <w:t>Data exten</w:t>
      </w:r>
      <w:r w:rsidR="00DC6663" w:rsidRPr="00970352">
        <w:t>t</w:t>
      </w:r>
    </w:p>
    <w:p w14:paraId="434DCD54" w14:textId="5F15D090" w:rsidR="00F26A9B" w:rsidRPr="00970352" w:rsidRDefault="00F26A9B" w:rsidP="00F26A9B">
      <w:r>
        <w:t xml:space="preserve">The </w:t>
      </w:r>
      <w:r w:rsidR="008301B4">
        <w:t xml:space="preserve">ringing </w:t>
      </w:r>
      <w:r>
        <w:t>sessions are relatively well-spread throughout the year</w:t>
      </w:r>
      <w:r w:rsidR="008301B4">
        <w:t xml:space="preserve"> (</w:t>
      </w:r>
      <w:r w:rsidR="008971DF">
        <w:t xml:space="preserve">y-axis in </w:t>
      </w:r>
      <w:r>
        <w:fldChar w:fldCharType="begin"/>
      </w:r>
      <w:r>
        <w:instrText xml:space="preserve"> REF _Ref55908818 \h </w:instrText>
      </w:r>
      <w:r>
        <w:fldChar w:fldCharType="separate"/>
      </w:r>
      <w:r w:rsidR="008301B4">
        <w:t xml:space="preserve">Figure </w:t>
      </w:r>
      <w:r w:rsidR="008301B4" w:rsidRPr="3CC4E548">
        <w:rPr>
          <w:noProof/>
        </w:rPr>
        <w:t>6</w:t>
      </w:r>
      <w:r>
        <w:fldChar w:fldCharType="end"/>
      </w:r>
      <w:r w:rsidR="008301B4">
        <w:t>)</w:t>
      </w:r>
      <w:r>
        <w:t xml:space="preserve">, although with a </w:t>
      </w:r>
      <w:r w:rsidR="008301B4">
        <w:t xml:space="preserve">slightly </w:t>
      </w:r>
      <w:r>
        <w:t xml:space="preserve">higher intensity in </w:t>
      </w:r>
      <w:r w:rsidR="00B26AD8">
        <w:t xml:space="preserve">March-April than June-July or </w:t>
      </w:r>
      <w:r w:rsidR="008971DF">
        <w:t>December</w:t>
      </w:r>
      <w:r w:rsidR="00B26AD8">
        <w:t>-January</w:t>
      </w:r>
      <w:r>
        <w:t xml:space="preserve">. </w:t>
      </w:r>
      <w:r w:rsidR="4C64CA07">
        <w:t xml:space="preserve">The </w:t>
      </w:r>
      <w:r>
        <w:t>distribution</w:t>
      </w:r>
      <w:r w:rsidR="123C5384">
        <w:t xml:space="preserve"> is more heterogenous when comparing different years</w:t>
      </w:r>
      <w:r w:rsidR="008971DF">
        <w:t xml:space="preserve"> (x-axis in </w:t>
      </w:r>
      <w:r>
        <w:fldChar w:fldCharType="begin"/>
      </w:r>
      <w:r>
        <w:instrText xml:space="preserve"> REF _Ref55908818 \h </w:instrText>
      </w:r>
      <w:r>
        <w:fldChar w:fldCharType="separate"/>
      </w:r>
      <w:r w:rsidR="008971DF">
        <w:t xml:space="preserve">Figure </w:t>
      </w:r>
      <w:r w:rsidR="008971DF" w:rsidRPr="3CC4E548">
        <w:rPr>
          <w:noProof/>
        </w:rPr>
        <w:t>6</w:t>
      </w:r>
      <w:r>
        <w:fldChar w:fldCharType="end"/>
      </w:r>
      <w:r w:rsidR="008971DF">
        <w:t>)</w:t>
      </w:r>
      <w:r>
        <w:t xml:space="preserve">: </w:t>
      </w:r>
      <w:r w:rsidR="2DF07079">
        <w:t xml:space="preserve">there is </w:t>
      </w:r>
      <w:r>
        <w:t>very good coverage between 2003 and 2007, variable from 2008 to 2012</w:t>
      </w:r>
      <w:r w:rsidR="00884BF9">
        <w:t xml:space="preserve">, and relatively correct since then. </w:t>
      </w:r>
    </w:p>
    <w:p w14:paraId="12783C54" w14:textId="1E92201E" w:rsidR="003B1ADD" w:rsidRPr="00970352" w:rsidRDefault="00CD7E46" w:rsidP="003B1ADD">
      <w:pPr>
        <w:pStyle w:val="Paragraph"/>
        <w:keepNext/>
      </w:pPr>
      <w:r w:rsidRPr="00970352">
        <w:rPr>
          <w:noProof/>
        </w:rPr>
        <w:drawing>
          <wp:inline distT="0" distB="0" distL="0" distR="0" wp14:anchorId="6A65B21F" wp14:editId="13CF5E38">
            <wp:extent cx="5391785" cy="31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6310"/>
                    <a:stretch/>
                  </pic:blipFill>
                  <pic:spPr bwMode="auto">
                    <a:xfrm>
                      <a:off x="0" y="0"/>
                      <a:ext cx="5391785" cy="3174797"/>
                    </a:xfrm>
                    <a:prstGeom prst="rect">
                      <a:avLst/>
                    </a:prstGeom>
                    <a:noFill/>
                    <a:ln>
                      <a:noFill/>
                    </a:ln>
                    <a:extLst>
                      <a:ext uri="{53640926-AAD7-44D8-BBD7-CCE9431645EC}">
                        <a14:shadowObscured xmlns:a14="http://schemas.microsoft.com/office/drawing/2010/main"/>
                      </a:ext>
                    </a:extLst>
                  </pic:spPr>
                </pic:pic>
              </a:graphicData>
            </a:graphic>
          </wp:inline>
        </w:drawing>
      </w:r>
    </w:p>
    <w:p w14:paraId="636037E7" w14:textId="1E58A87F" w:rsidR="00A93892" w:rsidRPr="00970352" w:rsidRDefault="003B1ADD" w:rsidP="00B24DAF">
      <w:pPr>
        <w:pStyle w:val="Figure"/>
      </w:pPr>
      <w:bookmarkStart w:id="101" w:name="_Ref55908818"/>
      <w:bookmarkStart w:id="102" w:name="_Ref55908811"/>
      <w:r>
        <w:t xml:space="preserve">Figure </w:t>
      </w:r>
      <w:r>
        <w:fldChar w:fldCharType="begin"/>
      </w:r>
      <w:r>
        <w:instrText>SEQ Figure \* ARABIC</w:instrText>
      </w:r>
      <w:r>
        <w:fldChar w:fldCharType="separate"/>
      </w:r>
      <w:r w:rsidR="00EC06EC">
        <w:rPr>
          <w:noProof/>
        </w:rPr>
        <w:t>5</w:t>
      </w:r>
      <w:r>
        <w:fldChar w:fldCharType="end"/>
      </w:r>
      <w:r>
        <w:t xml:space="preserve">: Distribution of the ringing sessions according to year and month. </w:t>
      </w:r>
      <w:r w:rsidR="002C506B">
        <w:t>Colo</w:t>
      </w:r>
      <w:r w:rsidR="3C77695C">
        <w:t>ur</w:t>
      </w:r>
      <w:r w:rsidR="002C506B">
        <w:t xml:space="preserve"> scale</w:t>
      </w:r>
      <w:r>
        <w:t xml:space="preserve"> indicates the number of ringing session</w:t>
      </w:r>
      <w:r w:rsidR="002C506B">
        <w:t>s.</w:t>
      </w:r>
      <w:bookmarkStart w:id="103" w:name="_Ref55908815"/>
      <w:bookmarkEnd w:id="101"/>
      <w:bookmarkEnd w:id="102"/>
      <w:bookmarkEnd w:id="103"/>
    </w:p>
    <w:p w14:paraId="720D0602" w14:textId="58FA49E8" w:rsidR="002E2AC7" w:rsidRPr="00970352" w:rsidRDefault="00963958" w:rsidP="00D17709">
      <w:r>
        <w:t>A</w:t>
      </w:r>
      <w:r w:rsidR="002E2AC7">
        <w:t xml:space="preserve">dditional information </w:t>
      </w:r>
      <w:r>
        <w:t xml:space="preserve">for each session </w:t>
      </w:r>
      <w:r w:rsidR="703E8613">
        <w:t xml:space="preserve">was </w:t>
      </w:r>
      <w:r>
        <w:t>available</w:t>
      </w:r>
      <w:r w:rsidR="002E2AC7">
        <w:t xml:space="preserve"> </w:t>
      </w:r>
      <w:r w:rsidR="009A62FC">
        <w:t>for some session</w:t>
      </w:r>
      <w:r w:rsidR="045EB125">
        <w:t>s</w:t>
      </w:r>
      <w:r w:rsidR="009A62FC">
        <w:t xml:space="preserve">: </w:t>
      </w:r>
      <w:r w:rsidR="002E2AC7">
        <w:t>start</w:t>
      </w:r>
      <w:r w:rsidR="00FA0121">
        <w:t xml:space="preserve"> time</w:t>
      </w:r>
      <w:r w:rsidR="002E2AC7">
        <w:t xml:space="preserve"> </w:t>
      </w:r>
      <w:r w:rsidR="00197104">
        <w:t>(</w:t>
      </w:r>
      <w:r w:rsidR="00FA0121">
        <w:t>data available for 74</w:t>
      </w:r>
      <w:r w:rsidR="00197104">
        <w:t>% of the sessions)</w:t>
      </w:r>
      <w:r w:rsidR="00FA0121">
        <w:t xml:space="preserve">, </w:t>
      </w:r>
      <w:r w:rsidR="002E2AC7">
        <w:t>closing time (</w:t>
      </w:r>
      <w:r w:rsidR="00014FDB">
        <w:t>39</w:t>
      </w:r>
      <w:r w:rsidR="00FA0121">
        <w:t>%</w:t>
      </w:r>
      <w:r w:rsidR="002E2AC7">
        <w:t xml:space="preserve">), </w:t>
      </w:r>
      <w:r w:rsidR="009A62FC">
        <w:t>sum of net</w:t>
      </w:r>
      <w:r w:rsidR="002E2AC7">
        <w:t xml:space="preserve"> length</w:t>
      </w:r>
      <w:r w:rsidR="009A62FC">
        <w:t>s</w:t>
      </w:r>
      <w:r w:rsidR="002E2AC7">
        <w:t xml:space="preserve"> (</w:t>
      </w:r>
      <w:r w:rsidR="00014FDB">
        <w:t>23</w:t>
      </w:r>
      <w:r w:rsidR="002E2AC7">
        <w:t>%), weather condition</w:t>
      </w:r>
      <w:r w:rsidR="471B0E08">
        <w:t>s</w:t>
      </w:r>
      <w:r w:rsidR="002E2AC7">
        <w:t xml:space="preserve"> (</w:t>
      </w:r>
      <w:r w:rsidR="00014FDB">
        <w:t>4</w:t>
      </w:r>
      <w:r w:rsidR="002E2AC7">
        <w:t>5%).</w:t>
      </w:r>
    </w:p>
    <w:p w14:paraId="742A2B47" w14:textId="747B1184" w:rsidR="00963958" w:rsidRPr="00970352" w:rsidRDefault="00034DCD" w:rsidP="00963958">
      <w:pPr>
        <w:keepNext/>
      </w:pPr>
      <w:r>
        <w:rPr>
          <w:noProof/>
        </w:rPr>
        <w:lastRenderedPageBreak/>
        <w:drawing>
          <wp:inline distT="0" distB="0" distL="0" distR="0" wp14:anchorId="1BC4B285" wp14:editId="2285769F">
            <wp:extent cx="5394324" cy="2958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4324" cy="2958465"/>
                    </a:xfrm>
                    <a:prstGeom prst="rect">
                      <a:avLst/>
                    </a:prstGeom>
                  </pic:spPr>
                </pic:pic>
              </a:graphicData>
            </a:graphic>
          </wp:inline>
        </w:drawing>
      </w:r>
    </w:p>
    <w:p w14:paraId="760AD988" w14:textId="30751EFF" w:rsidR="00F26A9B" w:rsidRPr="00970352" w:rsidRDefault="00963958" w:rsidP="00963958">
      <w:pPr>
        <w:pStyle w:val="Figure"/>
      </w:pPr>
      <w:bookmarkStart w:id="104" w:name="_Ref55910017"/>
      <w:r>
        <w:t xml:space="preserve">Figure </w:t>
      </w:r>
      <w:fldSimple w:instr=" SEQ Figure \* ARABIC ">
        <w:r w:rsidR="00EC06EC">
          <w:rPr>
            <w:noProof/>
          </w:rPr>
          <w:t>6</w:t>
        </w:r>
      </w:fldSimple>
      <w:r>
        <w:t>:</w:t>
      </w:r>
      <w:r w:rsidR="009A0098">
        <w:t xml:space="preserve"> </w:t>
      </w:r>
      <w:r w:rsidR="00417660">
        <w:t>Histogram</w:t>
      </w:r>
      <w:r w:rsidR="006F25B3">
        <w:t xml:space="preserve">s of the metadata collected for </w:t>
      </w:r>
      <w:r w:rsidR="00683370">
        <w:t>each ringing session (N=317)</w:t>
      </w:r>
      <w:r w:rsidR="00417660">
        <w:t xml:space="preserve"> of (a) total length of nets (N=</w:t>
      </w:r>
      <w:r w:rsidR="006F25B3">
        <w:t>73</w:t>
      </w:r>
      <w:r w:rsidR="00417660">
        <w:t>), (b) duration of ringing session</w:t>
      </w:r>
      <w:r w:rsidR="00014FDB">
        <w:t xml:space="preserve"> (N=</w:t>
      </w:r>
      <w:r w:rsidR="003C26DA">
        <w:t>124</w:t>
      </w:r>
      <w:r w:rsidR="00014FDB">
        <w:t>)</w:t>
      </w:r>
      <w:r w:rsidR="00417660">
        <w:t xml:space="preserve">, (c) </w:t>
      </w:r>
      <w:r w:rsidR="16B348CA">
        <w:t>w</w:t>
      </w:r>
      <w:r w:rsidR="00417660">
        <w:t xml:space="preserve">eather category </w:t>
      </w:r>
      <w:r w:rsidR="003C26DA">
        <w:t xml:space="preserve">(N=143) </w:t>
      </w:r>
      <w:r w:rsidR="00417660">
        <w:t xml:space="preserve">and (d) </w:t>
      </w:r>
      <w:r w:rsidR="5E13272B">
        <w:t>time of session start</w:t>
      </w:r>
      <w:r w:rsidR="003C26DA">
        <w:t xml:space="preserve"> (N=</w:t>
      </w:r>
      <w:r w:rsidR="00197104">
        <w:t>235</w:t>
      </w:r>
      <w:r w:rsidR="003C26DA">
        <w:t>)</w:t>
      </w:r>
      <w:r w:rsidR="00417660">
        <w:t>.</w:t>
      </w:r>
      <w:bookmarkEnd w:id="104"/>
    </w:p>
    <w:p w14:paraId="22ACD055" w14:textId="77777777" w:rsidR="00E51052" w:rsidRPr="00970352" w:rsidRDefault="00E51052" w:rsidP="00963958">
      <w:pPr>
        <w:pStyle w:val="Figure"/>
      </w:pPr>
    </w:p>
    <w:p w14:paraId="52CD34DF" w14:textId="05222D3A" w:rsidR="00D6223A" w:rsidRPr="00970352" w:rsidRDefault="00247D72" w:rsidP="003C31A3">
      <w:pPr>
        <w:pStyle w:val="Heading2SM"/>
      </w:pPr>
      <w:bookmarkStart w:id="105" w:name="_Ref55662081"/>
      <w:r>
        <w:t>Capture</w:t>
      </w:r>
      <w:r w:rsidR="00B3502A" w:rsidRPr="00970352">
        <w:t xml:space="preserve"> </w:t>
      </w:r>
      <w:r>
        <w:t>m</w:t>
      </w:r>
      <w:r w:rsidR="00282923" w:rsidRPr="00970352">
        <w:t>odel</w:t>
      </w:r>
      <w:bookmarkEnd w:id="105"/>
    </w:p>
    <w:p w14:paraId="141682F3" w14:textId="1E0EB322" w:rsidR="00517B67" w:rsidRPr="00970352" w:rsidRDefault="00E01337" w:rsidP="00B3502A">
      <w:r>
        <w:t xml:space="preserve">The GAM </w:t>
      </w:r>
      <w:r w:rsidR="00ED7C3F">
        <w:t xml:space="preserve">of the count (i.e. number of RCRC captured per session) was tested with (1) year (2) day-of-year, (3) duration of the sessions and (4) </w:t>
      </w:r>
      <w:r w:rsidR="005F311F">
        <w:t>starting time,</w:t>
      </w:r>
      <w:r w:rsidR="042F5EB4">
        <w:t xml:space="preserve"> </w:t>
      </w:r>
      <w:r w:rsidR="005F311F">
        <w:t xml:space="preserve">  (5) </w:t>
      </w:r>
      <w:r w:rsidR="00ED7C3F">
        <w:t>total length of nets and</w:t>
      </w:r>
      <w:r w:rsidR="4FE56447">
        <w:t xml:space="preserve"> </w:t>
      </w:r>
      <w:r w:rsidR="00ED7C3F">
        <w:t xml:space="preserve">(6) weather. </w:t>
      </w:r>
      <w:r w:rsidR="000000E1">
        <w:t xml:space="preserve">We first tested a GAM smoothing for each variable </w:t>
      </w:r>
      <w:r w:rsidR="005E209D">
        <w:t>separately</w:t>
      </w:r>
      <w:r w:rsidR="000000E1">
        <w:t xml:space="preserve"> to analyse its effect</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w:t>
      </w:r>
      <w:r w:rsidR="000000E1">
        <w:t>.</w:t>
      </w:r>
    </w:p>
    <w:p w14:paraId="39B660A4" w14:textId="7EDD3221" w:rsidR="0047272A" w:rsidRPr="00970352" w:rsidRDefault="00517B67" w:rsidP="008A7ABF">
      <w:pPr>
        <w:pStyle w:val="Listenabsatz"/>
        <w:numPr>
          <w:ilvl w:val="0"/>
          <w:numId w:val="38"/>
        </w:numPr>
      </w:pPr>
      <w:r w:rsidRPr="3CC4E548">
        <w:rPr>
          <w:b/>
          <w:bCs/>
        </w:rPr>
        <w:t>Year</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a)</w:t>
      </w:r>
      <w:r w:rsidR="00BD238B">
        <w:t>.</w:t>
      </w:r>
      <w:r w:rsidDel="00BD238B">
        <w:t xml:space="preserve"> </w:t>
      </w:r>
      <w:r w:rsidR="00D26830">
        <w:t>A general decline in</w:t>
      </w:r>
      <w:r w:rsidR="311C9F1E">
        <w:t xml:space="preserve"> the</w:t>
      </w:r>
      <w:r w:rsidR="00D26830">
        <w:t xml:space="preserve"> overall number of </w:t>
      </w:r>
      <w:r w:rsidR="004F5386">
        <w:t>birds</w:t>
      </w:r>
      <w:r w:rsidR="00D26830">
        <w:t xml:space="preserve"> is observed over the 20 years of the dataset. </w:t>
      </w:r>
      <w:r w:rsidR="00E32A89">
        <w:t xml:space="preserve">It </w:t>
      </w:r>
      <w:r w:rsidR="00B3502A">
        <w:t xml:space="preserve">was included </w:t>
      </w:r>
      <w:r w:rsidR="00F84E9B">
        <w:t>as a smoothing term</w:t>
      </w:r>
      <w:r w:rsidR="00E32A89">
        <w:t xml:space="preserve">. </w:t>
      </w:r>
    </w:p>
    <w:p w14:paraId="72561B8F" w14:textId="4DDA296D" w:rsidR="0047272A" w:rsidRPr="00970352" w:rsidRDefault="00880020" w:rsidP="008A7ABF">
      <w:pPr>
        <w:pStyle w:val="Listenabsatz"/>
        <w:numPr>
          <w:ilvl w:val="0"/>
          <w:numId w:val="38"/>
        </w:numPr>
      </w:pPr>
      <w:r>
        <w:rPr>
          <w:b/>
          <w:bCs/>
        </w:rPr>
        <w:t>Day-of-year</w:t>
      </w:r>
      <w:r w:rsidR="008A7ABF">
        <w:t xml:space="preserve"> (</w:t>
      </w:r>
      <w:r w:rsidR="008A7ABF">
        <w:fldChar w:fldCharType="begin"/>
      </w:r>
      <w:r w:rsidR="008A7ABF">
        <w:instrText xml:space="preserve"> REF _Ref55922258 \h </w:instrText>
      </w:r>
      <w:r w:rsidR="008A7ABF">
        <w:fldChar w:fldCharType="separate"/>
      </w:r>
      <w:r w:rsidR="008A7ABF">
        <w:t xml:space="preserve">Figure </w:t>
      </w:r>
      <w:r w:rsidR="008A7ABF" w:rsidRPr="3CC4E548">
        <w:rPr>
          <w:noProof/>
        </w:rPr>
        <w:t>8</w:t>
      </w:r>
      <w:r w:rsidR="008A7ABF">
        <w:fldChar w:fldCharType="end"/>
      </w:r>
      <w:r w:rsidR="008A7ABF">
        <w:t>b)</w:t>
      </w:r>
      <w:r w:rsidR="00821538">
        <w:t xml:space="preserve">. </w:t>
      </w:r>
      <w:r>
        <w:t>Day-of-year</w:t>
      </w:r>
      <w:r w:rsidR="004A7B00">
        <w:t xml:space="preserve"> has </w:t>
      </w:r>
      <w:r w:rsidR="00034DCD">
        <w:t>a</w:t>
      </w:r>
      <w:r w:rsidR="004A7B00">
        <w:t xml:space="preserve"> strong </w:t>
      </w:r>
      <w:r w:rsidR="00034DCD">
        <w:t>influence</w:t>
      </w:r>
      <w:r w:rsidR="004A7B00">
        <w:t xml:space="preserve"> on the number of capture</w:t>
      </w:r>
      <w:r w:rsidR="711CA7F4">
        <w:t>s</w:t>
      </w:r>
      <w:r w:rsidR="00034DCD">
        <w:t xml:space="preserve"> and varies non-linearly</w:t>
      </w:r>
      <w:r w:rsidR="004A7B00">
        <w:t xml:space="preserve">. This </w:t>
      </w:r>
      <w:r w:rsidR="00DE7C77">
        <w:t>variable</w:t>
      </w:r>
      <w:r w:rsidR="004A7B00">
        <w:t xml:space="preserve"> </w:t>
      </w:r>
      <w:r w:rsidR="00DE7C77">
        <w:t>is</w:t>
      </w:r>
      <w:r w:rsidR="004A7B00">
        <w:t xml:space="preserve"> </w:t>
      </w:r>
      <w:r w:rsidR="00034DCD">
        <w:t xml:space="preserve">thus </w:t>
      </w:r>
      <w:r w:rsidR="004A7B00">
        <w:t>included</w:t>
      </w:r>
      <w:r w:rsidR="00DE7C77">
        <w:t xml:space="preserve"> in </w:t>
      </w:r>
      <w:r w:rsidR="5CC2550D">
        <w:t>the</w:t>
      </w:r>
      <w:r w:rsidR="00DE7C77">
        <w:t xml:space="preserve"> model</w:t>
      </w:r>
      <w:r w:rsidR="004A7B00">
        <w:t xml:space="preserve"> as a smoothing </w:t>
      </w:r>
      <w:r w:rsidR="00034DCD">
        <w:t>term</w:t>
      </w:r>
      <w:r w:rsidR="00694053">
        <w:t>.</w:t>
      </w:r>
    </w:p>
    <w:p w14:paraId="6C6EB999" w14:textId="494B30E2" w:rsidR="00F503B1" w:rsidRPr="00970352" w:rsidRDefault="00F503B1" w:rsidP="00F503B1">
      <w:pPr>
        <w:pStyle w:val="Listenabsatz"/>
        <w:numPr>
          <w:ilvl w:val="0"/>
          <w:numId w:val="38"/>
        </w:numPr>
      </w:pPr>
      <w:r w:rsidRPr="3CC4E548">
        <w:rPr>
          <w:b/>
          <w:bCs/>
        </w:rPr>
        <w:t>Duration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c). The duration of the session</w:t>
      </w:r>
      <w:r w:rsidR="006A4CE0">
        <w:t xml:space="preserve"> computed as the difference between closing time and opening time shows a positive </w:t>
      </w:r>
      <w:r w:rsidR="00132B10">
        <w:t>correlation with the number of capture</w:t>
      </w:r>
      <w:r w:rsidR="698BE688">
        <w:t>s</w:t>
      </w:r>
      <w:r w:rsidR="00132B10">
        <w:t xml:space="preserve">. </w:t>
      </w:r>
      <w:r w:rsidR="00084691">
        <w:t xml:space="preserve">It </w:t>
      </w:r>
      <w:r w:rsidR="00132B10">
        <w:t xml:space="preserve">is thus included </w:t>
      </w:r>
      <w:r w:rsidR="00084691">
        <w:t xml:space="preserve">in the model as a </w:t>
      </w:r>
      <w:r w:rsidR="00132B10">
        <w:t xml:space="preserve">linear </w:t>
      </w:r>
      <w:r w:rsidR="00084691">
        <w:t xml:space="preserve">term. </w:t>
      </w:r>
    </w:p>
    <w:p w14:paraId="041B55C6" w14:textId="49B9C86D" w:rsidR="00F503B1" w:rsidRPr="00970352" w:rsidRDefault="00F503B1" w:rsidP="00F503B1">
      <w:pPr>
        <w:pStyle w:val="Listenabsatz"/>
        <w:numPr>
          <w:ilvl w:val="0"/>
          <w:numId w:val="38"/>
        </w:numPr>
      </w:pPr>
      <w:r w:rsidRPr="3CC4E548">
        <w:rPr>
          <w:b/>
          <w:bCs/>
        </w:rPr>
        <w:t>Net opening time</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 xml:space="preserve">d). </w:t>
      </w:r>
      <w:r w:rsidR="00F94D6D">
        <w:t>The fit of the opening time seems to indicate a higher capture rate for session</w:t>
      </w:r>
      <w:r w:rsidR="43CC3028">
        <w:t>s</w:t>
      </w:r>
      <w:r w:rsidR="00F94D6D">
        <w:t xml:space="preserve"> starting later. This relationship is </w:t>
      </w:r>
      <w:r w:rsidR="00EF5D47">
        <w:t xml:space="preserve">contrary to </w:t>
      </w:r>
      <w:r w:rsidR="05CEE40E">
        <w:t xml:space="preserve">common </w:t>
      </w:r>
      <w:r w:rsidR="00EF5D47">
        <w:t>knowledge and considered non-</w:t>
      </w:r>
      <w:r w:rsidR="000E45E0">
        <w:t>meaningful</w:t>
      </w:r>
      <w:r w:rsidR="00EF5D47">
        <w:t xml:space="preserve">. It is thus </w:t>
      </w:r>
      <w:r>
        <w:t>not retained</w:t>
      </w:r>
      <w:r w:rsidR="00EF5D47">
        <w:t xml:space="preserve"> for the model.</w:t>
      </w:r>
    </w:p>
    <w:p w14:paraId="45F16047" w14:textId="725D8808" w:rsidR="008A7ABF" w:rsidRPr="00970352" w:rsidRDefault="008A7ABF" w:rsidP="008A7ABF">
      <w:pPr>
        <w:pStyle w:val="Listenabsatz"/>
        <w:numPr>
          <w:ilvl w:val="0"/>
          <w:numId w:val="38"/>
        </w:numPr>
      </w:pPr>
      <w:r w:rsidRPr="3CC4E548">
        <w:rPr>
          <w:b/>
          <w:bCs/>
        </w:rPr>
        <w:t>Sum of net lengths</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rsidR="00F503B1">
        <w:t>e</w:t>
      </w:r>
      <w:r>
        <w:t>)</w:t>
      </w:r>
      <w:r w:rsidR="004A7B00">
        <w:t xml:space="preserve">. </w:t>
      </w:r>
      <w:r w:rsidR="000E45E0">
        <w:t>Between 50 and 200m, the fit shows an increase of capture</w:t>
      </w:r>
      <w:r w:rsidR="4186C412">
        <w:t>s</w:t>
      </w:r>
      <w:r w:rsidR="000E45E0">
        <w:t xml:space="preserve"> </w:t>
      </w:r>
      <w:r w:rsidR="00671E76">
        <w:t>as the total length of the nets increase</w:t>
      </w:r>
      <w:r w:rsidR="65CA6A2C">
        <w:t>s</w:t>
      </w:r>
      <w:r w:rsidR="00671E76">
        <w:t>. Yet, above 200m, the fit shows a stabilisation of the count. This is explain</w:t>
      </w:r>
      <w:r w:rsidR="22A8A9B9">
        <w:t>ed</w:t>
      </w:r>
      <w:r w:rsidR="00671E76">
        <w:t xml:space="preserve"> by the fact that the nets added above 200m are located in habitat</w:t>
      </w:r>
      <w:r w:rsidR="241484AA">
        <w:t>s</w:t>
      </w:r>
      <w:r w:rsidR="00671E76">
        <w:t xml:space="preserve"> which are not ideal </w:t>
      </w:r>
      <w:r w:rsidR="002C7D26">
        <w:t>for RCRC and thus do</w:t>
      </w:r>
      <w:r w:rsidR="38DAE830">
        <w:t xml:space="preserve"> </w:t>
      </w:r>
      <w:r w:rsidR="002C7D26">
        <w:t>n</w:t>
      </w:r>
      <w:r w:rsidR="5E836A8A">
        <w:t>o</w:t>
      </w:r>
      <w:r w:rsidR="002C7D26">
        <w:t xml:space="preserve">t contribute to an increase in capture. This term is included as a smoothing term. </w:t>
      </w:r>
    </w:p>
    <w:p w14:paraId="0DE2E178" w14:textId="60DDCBB3" w:rsidR="00B3502A" w:rsidRDefault="0047272A" w:rsidP="008A7ABF">
      <w:pPr>
        <w:pStyle w:val="Listenabsatz"/>
        <w:numPr>
          <w:ilvl w:val="0"/>
          <w:numId w:val="38"/>
        </w:numPr>
      </w:pPr>
      <w:r w:rsidRPr="3CC4E548">
        <w:rPr>
          <w:b/>
          <w:bCs/>
        </w:rPr>
        <w:t>Weather</w:t>
      </w:r>
      <w:r w:rsidR="0034666F">
        <w:t xml:space="preserve"> </w:t>
      </w:r>
      <w:r w:rsidR="0034666F" w:rsidRPr="3CC4E548">
        <w:rPr>
          <w:b/>
          <w:bCs/>
        </w:rPr>
        <w:t>categories</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4F5386">
        <w:t>f</w:t>
      </w:r>
      <w:r w:rsidR="008A7ABF">
        <w:t>)</w:t>
      </w:r>
      <w:r w:rsidR="00D26830">
        <w:t>.</w:t>
      </w:r>
      <w:r w:rsidR="00194980">
        <w:t xml:space="preserve"> The weather categories d</w:t>
      </w:r>
      <w:r w:rsidR="0337E50E">
        <w:t>o</w:t>
      </w:r>
      <w:r w:rsidR="10A7E224">
        <w:t xml:space="preserve"> </w:t>
      </w:r>
      <w:r w:rsidR="04DD76E9">
        <w:t>no</w:t>
      </w:r>
      <w:r w:rsidR="00194980">
        <w:t>t</w:t>
      </w:r>
      <w:r w:rsidDel="00194980">
        <w:t xml:space="preserve"> </w:t>
      </w:r>
      <w:r w:rsidR="3BF30AD0">
        <w:t xml:space="preserve">show </w:t>
      </w:r>
      <w:r w:rsidR="00194980">
        <w:t xml:space="preserve">a clear pattern and are thus not included in the model. </w:t>
      </w:r>
    </w:p>
    <w:p w14:paraId="37DC86FE" w14:textId="0D0AB2FA" w:rsidR="00DE48CE" w:rsidRPr="00970352" w:rsidRDefault="00DE48CE" w:rsidP="00DE48CE">
      <w:r>
        <w:lastRenderedPageBreak/>
        <w:t xml:space="preserve">The retained model was </w:t>
      </w:r>
      <w:r w:rsidR="00E57B24">
        <w:t>‘</w:t>
      </w:r>
      <w:r w:rsidRPr="001057E7">
        <w:rPr>
          <w:rFonts w:ascii="Consolas" w:hAnsi="Consolas"/>
        </w:rPr>
        <w:t>Count ~</w:t>
      </w:r>
      <w:r>
        <w:rPr>
          <w:rFonts w:ascii="Consolas" w:hAnsi="Consolas"/>
        </w:rPr>
        <w:t xml:space="preserve"> </w:t>
      </w:r>
      <w:r w:rsidRPr="001057E7">
        <w:rPr>
          <w:rFonts w:ascii="Consolas" w:hAnsi="Consolas"/>
        </w:rPr>
        <w:t>s(</w:t>
      </w:r>
      <w:proofErr w:type="spellStart"/>
      <w:r w:rsidR="00880020">
        <w:rPr>
          <w:rFonts w:ascii="Consolas" w:hAnsi="Consolas"/>
        </w:rPr>
        <w:t>DayOfYear</w:t>
      </w:r>
      <w:proofErr w:type="spellEnd"/>
      <w:r w:rsidRPr="001057E7">
        <w:rPr>
          <w:rFonts w:ascii="Consolas" w:hAnsi="Consolas"/>
        </w:rPr>
        <w:t>) + s(Year) + Duration + s(</w:t>
      </w:r>
      <w:proofErr w:type="spellStart"/>
      <w:r w:rsidR="00F76132">
        <w:rPr>
          <w:rFonts w:ascii="Consolas" w:hAnsi="Consolas"/>
        </w:rPr>
        <w:t>Sum</w:t>
      </w:r>
      <w:r w:rsidRPr="001057E7">
        <w:rPr>
          <w:rFonts w:ascii="Consolas" w:hAnsi="Consolas"/>
        </w:rPr>
        <w:t>NetLength</w:t>
      </w:r>
      <w:proofErr w:type="spellEnd"/>
      <w:r w:rsidRPr="001057E7">
        <w:rPr>
          <w:rFonts w:ascii="Consolas" w:hAnsi="Consolas"/>
        </w:rPr>
        <w:t>)</w:t>
      </w:r>
      <w:r w:rsidR="00E57B24" w:rsidRPr="00E57B24">
        <w:rPr>
          <w:rFonts w:asciiTheme="minorHAnsi" w:hAnsiTheme="minorHAnsi" w:cstheme="minorHAnsi"/>
        </w:rPr>
        <w:t>’</w:t>
      </w:r>
    </w:p>
    <w:p w14:paraId="672025A9" w14:textId="14779AE1" w:rsidR="00F41DC4" w:rsidRPr="00970352" w:rsidRDefault="00034DCD" w:rsidP="00792480">
      <w:pPr>
        <w:keepNext/>
        <w:jc w:val="center"/>
      </w:pPr>
      <w:r>
        <w:rPr>
          <w:noProof/>
        </w:rPr>
        <w:drawing>
          <wp:inline distT="0" distB="0" distL="0" distR="0" wp14:anchorId="70E8FC75" wp14:editId="2069DA91">
            <wp:extent cx="5325882" cy="55888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5882" cy="5588813"/>
                    </a:xfrm>
                    <a:prstGeom prst="rect">
                      <a:avLst/>
                    </a:prstGeom>
                  </pic:spPr>
                </pic:pic>
              </a:graphicData>
            </a:graphic>
          </wp:inline>
        </w:drawing>
      </w:r>
    </w:p>
    <w:p w14:paraId="04F01998" w14:textId="1A42BED3" w:rsidR="003B1ADD" w:rsidRPr="00970352" w:rsidRDefault="00F41DC4" w:rsidP="006606DD">
      <w:pPr>
        <w:pStyle w:val="Figure"/>
      </w:pPr>
      <w:bookmarkStart w:id="106" w:name="_Ref55922258"/>
      <w:r>
        <w:t xml:space="preserve">Figure </w:t>
      </w:r>
      <w:r>
        <w:fldChar w:fldCharType="begin"/>
      </w:r>
      <w:r>
        <w:instrText>SEQ Figure \* ARABIC</w:instrText>
      </w:r>
      <w:r>
        <w:fldChar w:fldCharType="separate"/>
      </w:r>
      <w:r w:rsidR="00EC06EC">
        <w:rPr>
          <w:noProof/>
        </w:rPr>
        <w:t>7</w:t>
      </w:r>
      <w:r>
        <w:fldChar w:fldCharType="end"/>
      </w:r>
      <w:r>
        <w:t>: Numb</w:t>
      </w:r>
      <w:r w:rsidRPr="3CC4E548">
        <w:rPr>
          <w:rStyle w:val="FigureChar"/>
        </w:rPr>
        <w:t xml:space="preserve">er of RCRC captured by session as a function of (a) total length of nets, (b) duration of ringing session, (c) </w:t>
      </w:r>
      <w:r w:rsidR="7C434F62" w:rsidRPr="28AF7CCD">
        <w:rPr>
          <w:rStyle w:val="FigureChar"/>
        </w:rPr>
        <w:t>w</w:t>
      </w:r>
      <w:r w:rsidRPr="28AF7CCD">
        <w:rPr>
          <w:rStyle w:val="FigureChar"/>
        </w:rPr>
        <w:t>eather</w:t>
      </w:r>
      <w:r w:rsidRPr="3CC4E548">
        <w:rPr>
          <w:rStyle w:val="FigureChar"/>
        </w:rPr>
        <w:t xml:space="preserve"> category and (d) </w:t>
      </w:r>
      <w:r w:rsidR="540B837E" w:rsidRPr="3CC4E548">
        <w:rPr>
          <w:rStyle w:val="FigureChar"/>
        </w:rPr>
        <w:t xml:space="preserve">time of session </w:t>
      </w:r>
      <w:r w:rsidR="540B837E" w:rsidRPr="28AF7CCD">
        <w:rPr>
          <w:rStyle w:val="FigureChar"/>
        </w:rPr>
        <w:t>start</w:t>
      </w:r>
      <w:r w:rsidRPr="28AF7CCD">
        <w:rPr>
          <w:rStyle w:val="FigureChar"/>
        </w:rPr>
        <w:t>. The</w:t>
      </w:r>
      <w:r w:rsidRPr="3CC4E548" w:rsidDel="00F41DC4">
        <w:rPr>
          <w:rStyle w:val="FigureChar"/>
        </w:rPr>
        <w:t xml:space="preserve"> </w:t>
      </w:r>
      <w:r w:rsidR="038EA779" w:rsidRPr="3CC4E548">
        <w:rPr>
          <w:rStyle w:val="FigureChar"/>
        </w:rPr>
        <w:t xml:space="preserve">red </w:t>
      </w:r>
      <w:r w:rsidRPr="3CC4E548">
        <w:rPr>
          <w:rStyle w:val="FigureChar"/>
        </w:rPr>
        <w:t>line with shaded area is a sm</w:t>
      </w:r>
      <w:r w:rsidR="2838A38A" w:rsidRPr="3CC4E548">
        <w:rPr>
          <w:rStyle w:val="FigureChar"/>
        </w:rPr>
        <w:t>o</w:t>
      </w:r>
      <w:r w:rsidRPr="3CC4E548">
        <w:rPr>
          <w:rStyle w:val="FigureChar"/>
        </w:rPr>
        <w:t>othed curved fitted on the data (</w:t>
      </w:r>
      <w:r>
        <w:t>GAM or G</w:t>
      </w:r>
      <w:r w:rsidR="0A430A61">
        <w:t>LM)</w:t>
      </w:r>
      <w:bookmarkEnd w:id="106"/>
    </w:p>
    <w:p w14:paraId="67471B13" w14:textId="76EF9CF5" w:rsidR="001F3E6C" w:rsidRPr="00970352" w:rsidRDefault="004D4F28" w:rsidP="001F3E6C">
      <w:pPr>
        <w:pStyle w:val="Heading2SM"/>
      </w:pPr>
      <w:r w:rsidRPr="00970352">
        <w:lastRenderedPageBreak/>
        <w:t xml:space="preserve">Recapture </w:t>
      </w:r>
      <w:r w:rsidR="00247D72">
        <w:t>m</w:t>
      </w:r>
      <w:r w:rsidRPr="00970352">
        <w:t>odel</w:t>
      </w:r>
    </w:p>
    <w:p w14:paraId="09A9F846" w14:textId="01EC74BD" w:rsidR="00B24DAF" w:rsidRPr="00970352" w:rsidRDefault="001456A1" w:rsidP="001F3E6C">
      <w:r>
        <w:rPr>
          <w:noProof/>
        </w:rPr>
        <w:drawing>
          <wp:inline distT="0" distB="0" distL="0" distR="0" wp14:anchorId="687CE505" wp14:editId="260C9240">
            <wp:extent cx="5391152" cy="3077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1152" cy="3077845"/>
                    </a:xfrm>
                    <a:prstGeom prst="rect">
                      <a:avLst/>
                    </a:prstGeom>
                  </pic:spPr>
                </pic:pic>
              </a:graphicData>
            </a:graphic>
          </wp:inline>
        </w:drawing>
      </w:r>
    </w:p>
    <w:p w14:paraId="16A244E0" w14:textId="08CBF5BC" w:rsidR="002C506B" w:rsidRDefault="00B24DAF" w:rsidP="00B24DAF">
      <w:pPr>
        <w:pStyle w:val="Figure"/>
        <w:rPr>
          <w:noProof/>
        </w:rPr>
      </w:pPr>
      <w:bookmarkStart w:id="107" w:name="_Ref55979599"/>
      <w:r>
        <w:t xml:space="preserve">Figure </w:t>
      </w:r>
      <w:r>
        <w:fldChar w:fldCharType="begin"/>
      </w:r>
      <w:r>
        <w:instrText>SEQ Figure \* ARABIC</w:instrText>
      </w:r>
      <w:r>
        <w:fldChar w:fldCharType="separate"/>
      </w:r>
      <w:r w:rsidR="00EC06EC">
        <w:rPr>
          <w:noProof/>
        </w:rPr>
        <w:t>8</w:t>
      </w:r>
      <w:r>
        <w:fldChar w:fldCharType="end"/>
      </w:r>
      <w:r w:rsidR="001456A1" w:rsidRPr="3CC4E548">
        <w:rPr>
          <w:noProof/>
        </w:rPr>
        <w:t>: Histogram</w:t>
      </w:r>
      <w:r w:rsidR="00A36FEF" w:rsidRPr="3CC4E548">
        <w:rPr>
          <w:noProof/>
        </w:rPr>
        <w:t>s</w:t>
      </w:r>
      <w:r w:rsidR="001456A1" w:rsidRPr="3CC4E548">
        <w:rPr>
          <w:noProof/>
        </w:rPr>
        <w:t xml:space="preserve"> of </w:t>
      </w:r>
      <w:r w:rsidR="00A36FEF" w:rsidRPr="3CC4E548">
        <w:rPr>
          <w:noProof/>
        </w:rPr>
        <w:t xml:space="preserve">the weight </w:t>
      </w:r>
      <w:r w:rsidR="587FD0BA" w:rsidRPr="3CC4E548">
        <w:rPr>
          <w:noProof/>
        </w:rPr>
        <w:t xml:space="preserve">of </w:t>
      </w:r>
      <w:r w:rsidR="00A36FEF" w:rsidRPr="3CC4E548">
        <w:rPr>
          <w:noProof/>
        </w:rPr>
        <w:t>RCRC recaptured in a following year and those not recapture</w:t>
      </w:r>
      <w:r w:rsidR="354AFE1D" w:rsidRPr="3CC4E548">
        <w:rPr>
          <w:noProof/>
        </w:rPr>
        <w:t>d,</w:t>
      </w:r>
      <w:r w:rsidR="00A36FEF" w:rsidRPr="3CC4E548">
        <w:rPr>
          <w:noProof/>
        </w:rPr>
        <w:t xml:space="preserve"> together with the model fit. </w:t>
      </w:r>
      <w:r w:rsidR="00542871" w:rsidRPr="3CC4E548">
        <w:rPr>
          <w:noProof/>
        </w:rPr>
        <w:t xml:space="preserve">The uncertainty of the model shows that weight has </w:t>
      </w:r>
      <w:r w:rsidR="2E9F39EE" w:rsidRPr="3CC4E548">
        <w:rPr>
          <w:noProof/>
        </w:rPr>
        <w:t xml:space="preserve">an </w:t>
      </w:r>
      <w:r w:rsidR="00542871" w:rsidRPr="3CC4E548">
        <w:rPr>
          <w:noProof/>
        </w:rPr>
        <w:t>unclear influence on the recatpure rate</w:t>
      </w:r>
      <w:r w:rsidR="00695AB9" w:rsidRPr="3CC4E548">
        <w:rPr>
          <w:noProof/>
        </w:rPr>
        <w:t xml:space="preserve">. </w:t>
      </w:r>
      <w:bookmarkEnd w:id="107"/>
    </w:p>
    <w:p w14:paraId="139EE1F9" w14:textId="77777777" w:rsidR="00571DD7" w:rsidRDefault="00571DD7" w:rsidP="00571DD7">
      <w:pPr>
        <w:rPr>
          <w:noProof/>
        </w:rPr>
      </w:pPr>
    </w:p>
    <w:p w14:paraId="20297EED" w14:textId="77777777" w:rsidR="00EC06EC" w:rsidRDefault="00700081" w:rsidP="00EC06EC">
      <w:pPr>
        <w:keepNext/>
      </w:pPr>
      <w:r>
        <w:rPr>
          <w:noProof/>
        </w:rPr>
        <w:drawing>
          <wp:inline distT="0" distB="0" distL="0" distR="0" wp14:anchorId="62E31771" wp14:editId="6B849CF4">
            <wp:extent cx="5394325" cy="314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325" cy="3143885"/>
                    </a:xfrm>
                    <a:prstGeom prst="rect">
                      <a:avLst/>
                    </a:prstGeom>
                    <a:noFill/>
                    <a:ln>
                      <a:noFill/>
                    </a:ln>
                  </pic:spPr>
                </pic:pic>
              </a:graphicData>
            </a:graphic>
          </wp:inline>
        </w:drawing>
      </w:r>
    </w:p>
    <w:p w14:paraId="18C29A47" w14:textId="174A3E45" w:rsidR="00700081" w:rsidRDefault="00EC06EC" w:rsidP="00EC06EC">
      <w:pPr>
        <w:pStyle w:val="Figure"/>
        <w:rPr>
          <w:noProof/>
        </w:rPr>
      </w:pPr>
      <w:bookmarkStart w:id="108" w:name="_Ref57739397"/>
      <w:r>
        <w:t xml:space="preserve">Figure </w:t>
      </w:r>
      <w:fldSimple w:instr=" SEQ Figure \* ARABIC ">
        <w:r>
          <w:rPr>
            <w:noProof/>
          </w:rPr>
          <w:t>9</w:t>
        </w:r>
      </w:fldSimple>
      <w:bookmarkEnd w:id="108"/>
      <w:r>
        <w:t xml:space="preserve">: </w:t>
      </w:r>
      <w:r w:rsidR="00D011A9">
        <w:t xml:space="preserve">Variation throughout the year of the probability </w:t>
      </w:r>
      <w:r w:rsidR="007C3B11">
        <w:t>that a bird captured is a bird that has been captured in previous years.</w:t>
      </w:r>
      <w:r w:rsidR="006A5AC3">
        <w:t xml:space="preserve"> Blue dots </w:t>
      </w:r>
      <w:r w:rsidR="00045258">
        <w:t>denote</w:t>
      </w:r>
      <w:r w:rsidR="006A5AC3">
        <w:t xml:space="preserve"> the data for each capture of the database and the red line denote the GLM </w:t>
      </w:r>
      <w:r w:rsidR="00045258">
        <w:t>fit of a binomial model.</w:t>
      </w:r>
      <w:r w:rsidR="009F3EED">
        <w:t xml:space="preserve"> </w:t>
      </w:r>
      <w:r w:rsidR="009F0674">
        <w:t>The</w:t>
      </w:r>
      <w:r w:rsidR="00045258">
        <w:t xml:space="preserve"> probability doesn’t change throughout the year indicating that maximizing </w:t>
      </w:r>
      <w:r w:rsidR="00D5648D">
        <w:t xml:space="preserve">the capture of bird captured previous season is the same as maximizing the number of capture. </w:t>
      </w:r>
    </w:p>
    <w:p w14:paraId="3E63FB91" w14:textId="77777777" w:rsidR="00EC06EC" w:rsidRPr="00970352" w:rsidRDefault="00EC06EC" w:rsidP="00EC06EC">
      <w:pPr>
        <w:rPr>
          <w:noProof/>
        </w:rPr>
      </w:pPr>
    </w:p>
    <w:sectPr w:rsidR="00EC06EC" w:rsidRPr="00970352" w:rsidSect="00074B81">
      <w:headerReference w:type="even" r:id="rId25"/>
      <w:headerReference w:type="default" r:id="rId26"/>
      <w:footerReference w:type="even" r:id="rId27"/>
      <w:footerReference w:type="default" r:id="rId28"/>
      <w:headerReference w:type="first" r:id="rId29"/>
      <w:footerReference w:type="first" r:id="rId30"/>
      <w:footnotePr>
        <w:numFmt w:val="chicago"/>
      </w:footnotePr>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Reto Burri" w:date="2020-12-03T10:59:00Z" w:initials="RBU">
    <w:p w14:paraId="2795CF8E" w14:textId="77777777" w:rsidR="003273AA" w:rsidRDefault="003273AA">
      <w:pPr>
        <w:pStyle w:val="Kommentartext"/>
      </w:pPr>
      <w:r>
        <w:rPr>
          <w:rStyle w:val="Kommentarzeichen"/>
        </w:rPr>
        <w:annotationRef/>
      </w:r>
    </w:p>
    <w:p w14:paraId="61D1A2DB" w14:textId="67E3F72E" w:rsidR="003273AA" w:rsidRDefault="003273AA">
      <w:pPr>
        <w:pStyle w:val="Kommentartext"/>
      </w:pPr>
      <w:r>
        <w:t>Deploy?</w:t>
      </w:r>
    </w:p>
  </w:comment>
  <w:comment w:id="41" w:author="Reto Burri" w:date="2020-12-03T11:05:00Z" w:initials="RBU">
    <w:p w14:paraId="7F83CCA7" w14:textId="7E4F19A7" w:rsidR="00336479" w:rsidRDefault="00336479">
      <w:pPr>
        <w:pStyle w:val="Kommentartext"/>
      </w:pPr>
      <w:r>
        <w:rPr>
          <w:rStyle w:val="Kommentarzeichen"/>
        </w:rPr>
        <w:annotationRef/>
      </w:r>
    </w:p>
    <w:p w14:paraId="3B980697" w14:textId="3D1C78E3" w:rsidR="00336479" w:rsidRDefault="00336479">
      <w:pPr>
        <w:pStyle w:val="Kommentartext"/>
      </w:pPr>
      <w:r>
        <w:t>Avoid, as it is rather circumstantial and not necessary.</w:t>
      </w:r>
    </w:p>
  </w:comment>
  <w:comment w:id="42" w:author="Reto Burri" w:date="2020-12-04T10:34:00Z" w:initials="RBU">
    <w:p w14:paraId="08566F44" w14:textId="76F72C29" w:rsidR="00336479" w:rsidRDefault="00336479">
      <w:pPr>
        <w:pStyle w:val="Kommentartext"/>
      </w:pPr>
      <w:r>
        <w:rPr>
          <w:rStyle w:val="Kommentarzeichen"/>
        </w:rPr>
        <w:annotationRef/>
      </w:r>
    </w:p>
    <w:p w14:paraId="03662466" w14:textId="773A6250" w:rsidR="00336479" w:rsidRDefault="003D36A3">
      <w:pPr>
        <w:pStyle w:val="Kommentartext"/>
      </w:pPr>
      <w:r>
        <w:t xml:space="preserve">Here and elsewhere I would prefer if you referred to the suitability related to pricing in a more general than African context. E.g. say that they are well suited for projects with limited budgets. As is, it has a bit of a weird </w:t>
      </w:r>
      <w:proofErr w:type="spellStart"/>
      <w:r>
        <w:t>Beigeschmack</w:t>
      </w:r>
      <w:proofErr w:type="spellEnd"/>
      <w:r>
        <w:t xml:space="preserve"> for my taste, and I think the focus on Africa does not add anything.</w:t>
      </w:r>
    </w:p>
  </w:comment>
  <w:comment w:id="59" w:author="Raphael NusuMbao" w:date="2020-11-19T11:02:00Z" w:initials="RN">
    <w:p w14:paraId="47C53F04" w14:textId="270222E7" w:rsidR="00276B9C" w:rsidRDefault="00276B9C">
      <w:pPr>
        <w:pStyle w:val="Kommentartext"/>
      </w:pPr>
      <w:r>
        <w:rPr>
          <w:rStyle w:val="Kommentarzeichen"/>
        </w:rPr>
        <w:annotationRef/>
      </w:r>
      <w:r w:rsidR="004F3E6D">
        <w:rPr>
          <w:rStyle w:val="Kommentarzeichen"/>
        </w:rPr>
        <w:t xml:space="preserve">Should this be </w:t>
      </w:r>
      <w:r w:rsidR="00FF074E">
        <w:rPr>
          <w:rStyle w:val="Kommentarzeichen"/>
        </w:rPr>
        <w:t>removed</w:t>
      </w:r>
      <w:r w:rsidR="004F3E6D">
        <w:rPr>
          <w:rStyle w:val="Kommentarzeichen"/>
        </w:rPr>
        <w:t xml:space="preserve">? I’m not sure it </w:t>
      </w:r>
      <w:r w:rsidR="00FF074E">
        <w:rPr>
          <w:rStyle w:val="Kommentarzeichen"/>
        </w:rPr>
        <w:t>brings</w:t>
      </w:r>
      <w:r w:rsidR="004F3E6D">
        <w:rPr>
          <w:rStyle w:val="Kommentarzeichen"/>
        </w:rPr>
        <w:t xml:space="preserve"> essential information. </w:t>
      </w:r>
    </w:p>
  </w:comment>
  <w:comment w:id="67" w:author="Reto Burri" w:date="2020-12-04T10:46:00Z" w:initials="RBU">
    <w:p w14:paraId="0BC777B7" w14:textId="2E2105E1" w:rsidR="0011739C" w:rsidRDefault="0011739C">
      <w:pPr>
        <w:pStyle w:val="Kommentartext"/>
      </w:pPr>
      <w:r>
        <w:rPr>
          <w:rStyle w:val="Kommentarzeichen"/>
        </w:rPr>
        <w:annotationRef/>
      </w:r>
      <w:proofErr w:type="spellStart"/>
      <w:r>
        <w:t>Ist</w:t>
      </w:r>
      <w:proofErr w:type="spellEnd"/>
      <w:r>
        <w:t xml:space="preserve"> this not in a way the parameter most important to indicate recapture probability and the one you want to actually evaluate using the ringing data? In this case, might the procedure be to some extent circular? </w:t>
      </w:r>
    </w:p>
  </w:comment>
  <w:comment w:id="70" w:author="Reto Burri" w:date="2020-12-04T10:53:00Z" w:initials="RBU">
    <w:p w14:paraId="5CE727A2" w14:textId="15FED667" w:rsidR="006E022E" w:rsidRDefault="006E022E">
      <w:pPr>
        <w:pStyle w:val="Kommentartext"/>
      </w:pPr>
      <w:r>
        <w:rPr>
          <w:rStyle w:val="Kommentarzeichen"/>
        </w:rPr>
        <w:annotationRef/>
      </w:r>
      <w:r>
        <w:t xml:space="preserve">A </w:t>
      </w:r>
      <w:proofErr w:type="spellStart"/>
      <w:r>
        <w:t>veeeeeery</w:t>
      </w:r>
      <w:proofErr w:type="spellEnd"/>
      <w:r>
        <w:t xml:space="preserve"> silly question: This is very sophisticated way of getting an idea about how many individuals one expects to catch per year. Why go down this road, if one could just look at the range of newly ringed birds per year (e.g. we know we catch on average 2-4 wheatears a day and from that extrapolate the catching effort we have to put in to get the required number of birds)? Might be good to add a sentence or two about this.</w:t>
      </w:r>
    </w:p>
  </w:comment>
  <w:comment w:id="77" w:author="Liechti Felix" w:date="2020-11-22T10:27:00Z" w:initials="FL">
    <w:p w14:paraId="00FFADFA" w14:textId="13E38077" w:rsidR="00276B9C" w:rsidRDefault="00276B9C">
      <w:pPr>
        <w:pStyle w:val="Kommentartext"/>
      </w:pPr>
      <w:r>
        <w:rPr>
          <w:rStyle w:val="Kommentarzeichen"/>
        </w:rPr>
        <w:annotationRef/>
      </w:r>
      <w:r>
        <w:t>I would probably prefer only size. Intuitively you start thinking of an additional feature.</w:t>
      </w:r>
    </w:p>
  </w:comment>
  <w:comment w:id="78" w:author="Raphael NusuMbao" w:date="2020-12-01T20:02:00Z" w:initials="RN">
    <w:p w14:paraId="1C14A9C2" w14:textId="5FC13285" w:rsidR="00542E08" w:rsidRDefault="00542E08">
      <w:pPr>
        <w:pStyle w:val="Kommentartext"/>
      </w:pPr>
      <w:r>
        <w:rPr>
          <w:rStyle w:val="Kommentarzeichen"/>
        </w:rPr>
        <w:annotationRef/>
      </w:r>
    </w:p>
  </w:comment>
  <w:comment w:id="80" w:author="Reto Burri" w:date="2020-12-04T11:06:00Z" w:initials="RBU">
    <w:p w14:paraId="19DE5F49" w14:textId="50F5A61E" w:rsidR="00CF3F04" w:rsidRDefault="00CF3F04">
      <w:pPr>
        <w:pStyle w:val="Kommentartext"/>
      </w:pPr>
      <w:r>
        <w:rPr>
          <w:rStyle w:val="Kommentarzeichen"/>
        </w:rPr>
        <w:annotationRef/>
      </w:r>
      <w:r>
        <w:t>How important is it to recapture a bird not in ANY subsequent year, but in the next year? I guess this would be most important, as many projects would deploy the tags one year and then catch them back the next year only.</w:t>
      </w:r>
    </w:p>
  </w:comment>
  <w:comment w:id="81" w:author="Reto Burri" w:date="2020-12-04T11:08:00Z" w:initials="RBU">
    <w:p w14:paraId="7AF2B4BF" w14:textId="556835E4" w:rsidR="00CF3F04" w:rsidRDefault="00CF3F04">
      <w:pPr>
        <w:pStyle w:val="Kommentartext"/>
      </w:pPr>
      <w:r>
        <w:rPr>
          <w:rStyle w:val="Kommentarzeichen"/>
        </w:rPr>
        <w:annotationRef/>
      </w:r>
      <w:r>
        <w:t>Interesting!!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C53F04" w15:done="0"/>
  <w15:commentEx w15:paraId="00FFADFA" w15:done="0"/>
  <w15:commentEx w15:paraId="1C14A9C2" w15:paraIdParent="00FFAD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4B033" w16cex:dateUtc="2020-11-22T08:38:00Z"/>
  <w16cex:commentExtensible w16cex:durableId="2364AFDF" w16cex:dateUtc="2020-11-22T08:37:00Z"/>
  <w16cex:commentExtensible w16cex:durableId="2364B46E" w16cex:dateUtc="2020-11-22T08:57:00Z"/>
  <w16cex:commentExtensible w16cex:durableId="2364BB96" w16cex:dateUtc="2020-11-22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C53F04" w16cid:durableId="2360CF45"/>
  <w16cid:commentId w16cid:paraId="00FFADFA" w16cid:durableId="2364BB96"/>
  <w16cid:commentId w16cid:paraId="1C14A9C2" w16cid:durableId="23711FE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45CEFA" w14:textId="77777777" w:rsidR="00820F15" w:rsidRDefault="00820F15" w:rsidP="00BA0A02">
      <w:r>
        <w:separator/>
      </w:r>
    </w:p>
  </w:endnote>
  <w:endnote w:type="continuationSeparator" w:id="0">
    <w:p w14:paraId="38B9E68A" w14:textId="77777777" w:rsidR="00820F15" w:rsidRDefault="00820F15" w:rsidP="00BA0A02">
      <w:r>
        <w:continuationSeparator/>
      </w:r>
    </w:p>
  </w:endnote>
  <w:endnote w:type="continuationNotice" w:id="1">
    <w:p w14:paraId="51B25433" w14:textId="77777777" w:rsidR="00820F15" w:rsidRDefault="00820F15" w:rsidP="00BA0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5F3B4" w14:textId="77777777" w:rsidR="00276B9C" w:rsidRDefault="00276B9C">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275136"/>
      <w:docPartObj>
        <w:docPartGallery w:val="Page Numbers (Bottom of Page)"/>
        <w:docPartUnique/>
      </w:docPartObj>
    </w:sdtPr>
    <w:sdtEndPr>
      <w:rPr>
        <w:noProof/>
      </w:rPr>
    </w:sdtEndPr>
    <w:sdtContent>
      <w:p w14:paraId="0EAB96DA" w14:textId="5201302F" w:rsidR="00276B9C" w:rsidRDefault="00276B9C">
        <w:pPr>
          <w:pStyle w:val="Fuzeile"/>
          <w:jc w:val="center"/>
        </w:pPr>
        <w:r>
          <w:fldChar w:fldCharType="begin"/>
        </w:r>
        <w:r>
          <w:instrText xml:space="preserve"> PAGE   \* MERGEFORMAT </w:instrText>
        </w:r>
        <w:r>
          <w:fldChar w:fldCharType="separate"/>
        </w:r>
        <w:r w:rsidR="00F06D3D">
          <w:rPr>
            <w:noProof/>
          </w:rPr>
          <w:t>1</w:t>
        </w:r>
        <w:r>
          <w:rPr>
            <w:noProof/>
          </w:rPr>
          <w:fldChar w:fldCharType="end"/>
        </w:r>
      </w:p>
    </w:sdtContent>
  </w:sdt>
  <w:p w14:paraId="3F95DA23" w14:textId="77777777" w:rsidR="00276B9C" w:rsidRDefault="00276B9C">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96166" w14:textId="77777777" w:rsidR="00276B9C" w:rsidRDefault="00276B9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8BD2F8" w14:textId="77777777" w:rsidR="00820F15" w:rsidRDefault="00820F15" w:rsidP="00BA0A02">
      <w:r>
        <w:separator/>
      </w:r>
    </w:p>
  </w:footnote>
  <w:footnote w:type="continuationSeparator" w:id="0">
    <w:p w14:paraId="36B92350" w14:textId="77777777" w:rsidR="00820F15" w:rsidRDefault="00820F15" w:rsidP="00BA0A02">
      <w:r>
        <w:continuationSeparator/>
      </w:r>
    </w:p>
  </w:footnote>
  <w:footnote w:type="continuationNotice" w:id="1">
    <w:p w14:paraId="659CEF0E" w14:textId="77777777" w:rsidR="00820F15" w:rsidRDefault="00820F15" w:rsidP="00BA0A02"/>
  </w:footnote>
  <w:footnote w:id="2">
    <w:p w14:paraId="66E7185E" w14:textId="2396FF8B" w:rsidR="00276B9C" w:rsidRPr="000F489B" w:rsidRDefault="00276B9C" w:rsidP="00BA0A02">
      <w:pPr>
        <w:pStyle w:val="Funotentext"/>
      </w:pPr>
      <w:r>
        <w:rPr>
          <w:rStyle w:val="Funotenzeichen"/>
        </w:rPr>
        <w:footnoteRef/>
      </w:r>
      <w:r>
        <w:t xml:space="preserve"> corresponding author: </w:t>
      </w:r>
      <w:hyperlink r:id="rId1" w:history="1">
        <w:r w:rsidRPr="00C510B1">
          <w:rPr>
            <w:rStyle w:val="Hyperlink"/>
          </w:rPr>
          <w:t>raphael.nussbaumer@arocha.org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08D87" w14:textId="77777777" w:rsidR="00276B9C" w:rsidRDefault="00276B9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F0159" w14:textId="77777777" w:rsidR="00276B9C" w:rsidRPr="00647406" w:rsidRDefault="00276B9C">
    <w:pPr>
      <w:pStyle w:val="Kopfzeile"/>
      <w:rPr>
        <w:b/>
        <w:bCs/>
      </w:rPr>
    </w:pPr>
    <w:r w:rsidRPr="00647406">
      <w:rPr>
        <w:b/>
        <w:bCs/>
      </w:rPr>
      <w:t>How many, when and which birds to equip?</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9F1CC" w14:textId="77777777" w:rsidR="00276B9C" w:rsidRDefault="00276B9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hybridMultilevel"/>
    <w:tmpl w:val="B1FECAFE"/>
    <w:lvl w:ilvl="0" w:tplc="790073C2">
      <w:start w:val="1"/>
      <w:numFmt w:val="decimal"/>
      <w:lvlText w:val="%1."/>
      <w:lvlJc w:val="left"/>
      <w:pPr>
        <w:tabs>
          <w:tab w:val="num" w:pos="1492"/>
        </w:tabs>
        <w:ind w:left="1492" w:hanging="360"/>
      </w:pPr>
    </w:lvl>
    <w:lvl w:ilvl="1" w:tplc="56BA8410">
      <w:numFmt w:val="decimal"/>
      <w:lvlText w:val=""/>
      <w:lvlJc w:val="left"/>
    </w:lvl>
    <w:lvl w:ilvl="2" w:tplc="FA262F82">
      <w:numFmt w:val="decimal"/>
      <w:lvlText w:val=""/>
      <w:lvlJc w:val="left"/>
    </w:lvl>
    <w:lvl w:ilvl="3" w:tplc="1B40A5F0">
      <w:numFmt w:val="decimal"/>
      <w:lvlText w:val=""/>
      <w:lvlJc w:val="left"/>
    </w:lvl>
    <w:lvl w:ilvl="4" w:tplc="68F4C930">
      <w:numFmt w:val="decimal"/>
      <w:lvlText w:val=""/>
      <w:lvlJc w:val="left"/>
    </w:lvl>
    <w:lvl w:ilvl="5" w:tplc="EFC64414">
      <w:numFmt w:val="decimal"/>
      <w:lvlText w:val=""/>
      <w:lvlJc w:val="left"/>
    </w:lvl>
    <w:lvl w:ilvl="6" w:tplc="195C490A">
      <w:numFmt w:val="decimal"/>
      <w:lvlText w:val=""/>
      <w:lvlJc w:val="left"/>
    </w:lvl>
    <w:lvl w:ilvl="7" w:tplc="6C00BDF8">
      <w:numFmt w:val="decimal"/>
      <w:lvlText w:val=""/>
      <w:lvlJc w:val="left"/>
    </w:lvl>
    <w:lvl w:ilvl="8" w:tplc="7E8A06E0">
      <w:numFmt w:val="decimal"/>
      <w:lvlText w:val=""/>
      <w:lvlJc w:val="left"/>
    </w:lvl>
  </w:abstractNum>
  <w:abstractNum w:abstractNumId="2">
    <w:nsid w:val="FFFFFF7D"/>
    <w:multiLevelType w:val="hybridMultilevel"/>
    <w:tmpl w:val="7C74E2DA"/>
    <w:lvl w:ilvl="0" w:tplc="21E83B58">
      <w:start w:val="1"/>
      <w:numFmt w:val="decimal"/>
      <w:lvlText w:val="%1."/>
      <w:lvlJc w:val="left"/>
      <w:pPr>
        <w:tabs>
          <w:tab w:val="num" w:pos="1209"/>
        </w:tabs>
        <w:ind w:left="1209" w:hanging="360"/>
      </w:pPr>
    </w:lvl>
    <w:lvl w:ilvl="1" w:tplc="03004EBE">
      <w:numFmt w:val="decimal"/>
      <w:lvlText w:val=""/>
      <w:lvlJc w:val="left"/>
    </w:lvl>
    <w:lvl w:ilvl="2" w:tplc="279AC202">
      <w:numFmt w:val="decimal"/>
      <w:lvlText w:val=""/>
      <w:lvlJc w:val="left"/>
    </w:lvl>
    <w:lvl w:ilvl="3" w:tplc="3EBC3804">
      <w:numFmt w:val="decimal"/>
      <w:lvlText w:val=""/>
      <w:lvlJc w:val="left"/>
    </w:lvl>
    <w:lvl w:ilvl="4" w:tplc="6BAC1BD0">
      <w:numFmt w:val="decimal"/>
      <w:lvlText w:val=""/>
      <w:lvlJc w:val="left"/>
    </w:lvl>
    <w:lvl w:ilvl="5" w:tplc="678023BE">
      <w:numFmt w:val="decimal"/>
      <w:lvlText w:val=""/>
      <w:lvlJc w:val="left"/>
    </w:lvl>
    <w:lvl w:ilvl="6" w:tplc="76261EBA">
      <w:numFmt w:val="decimal"/>
      <w:lvlText w:val=""/>
      <w:lvlJc w:val="left"/>
    </w:lvl>
    <w:lvl w:ilvl="7" w:tplc="299464D2">
      <w:numFmt w:val="decimal"/>
      <w:lvlText w:val=""/>
      <w:lvlJc w:val="left"/>
    </w:lvl>
    <w:lvl w:ilvl="8" w:tplc="3EA6EABA">
      <w:numFmt w:val="decimal"/>
      <w:lvlText w:val=""/>
      <w:lvlJc w:val="left"/>
    </w:lvl>
  </w:abstractNum>
  <w:abstractNum w:abstractNumId="3">
    <w:nsid w:val="FFFFFF7E"/>
    <w:multiLevelType w:val="hybridMultilevel"/>
    <w:tmpl w:val="E8F228EA"/>
    <w:lvl w:ilvl="0" w:tplc="9E024DEE">
      <w:start w:val="1"/>
      <w:numFmt w:val="decimal"/>
      <w:lvlText w:val="%1."/>
      <w:lvlJc w:val="left"/>
      <w:pPr>
        <w:tabs>
          <w:tab w:val="num" w:pos="926"/>
        </w:tabs>
        <w:ind w:left="926" w:hanging="360"/>
      </w:pPr>
    </w:lvl>
    <w:lvl w:ilvl="1" w:tplc="FEEEB004">
      <w:numFmt w:val="decimal"/>
      <w:lvlText w:val=""/>
      <w:lvlJc w:val="left"/>
    </w:lvl>
    <w:lvl w:ilvl="2" w:tplc="25FA6C56">
      <w:numFmt w:val="decimal"/>
      <w:lvlText w:val=""/>
      <w:lvlJc w:val="left"/>
    </w:lvl>
    <w:lvl w:ilvl="3" w:tplc="A5E866EE">
      <w:numFmt w:val="decimal"/>
      <w:lvlText w:val=""/>
      <w:lvlJc w:val="left"/>
    </w:lvl>
    <w:lvl w:ilvl="4" w:tplc="44783F18">
      <w:numFmt w:val="decimal"/>
      <w:lvlText w:val=""/>
      <w:lvlJc w:val="left"/>
    </w:lvl>
    <w:lvl w:ilvl="5" w:tplc="02EEB552">
      <w:numFmt w:val="decimal"/>
      <w:lvlText w:val=""/>
      <w:lvlJc w:val="left"/>
    </w:lvl>
    <w:lvl w:ilvl="6" w:tplc="8BE0A7AC">
      <w:numFmt w:val="decimal"/>
      <w:lvlText w:val=""/>
      <w:lvlJc w:val="left"/>
    </w:lvl>
    <w:lvl w:ilvl="7" w:tplc="108AE5A4">
      <w:numFmt w:val="decimal"/>
      <w:lvlText w:val=""/>
      <w:lvlJc w:val="left"/>
    </w:lvl>
    <w:lvl w:ilvl="8" w:tplc="75D4C104">
      <w:numFmt w:val="decimal"/>
      <w:lvlText w:val=""/>
      <w:lvlJc w:val="left"/>
    </w:lvl>
  </w:abstractNum>
  <w:abstractNum w:abstractNumId="4">
    <w:nsid w:val="FFFFFF7F"/>
    <w:multiLevelType w:val="hybridMultilevel"/>
    <w:tmpl w:val="A274B1E8"/>
    <w:lvl w:ilvl="0" w:tplc="3EEC7672">
      <w:start w:val="1"/>
      <w:numFmt w:val="decimal"/>
      <w:lvlText w:val="%1."/>
      <w:lvlJc w:val="left"/>
      <w:pPr>
        <w:tabs>
          <w:tab w:val="num" w:pos="643"/>
        </w:tabs>
        <w:ind w:left="643" w:hanging="360"/>
      </w:pPr>
    </w:lvl>
    <w:lvl w:ilvl="1" w:tplc="75269F98">
      <w:numFmt w:val="decimal"/>
      <w:lvlText w:val=""/>
      <w:lvlJc w:val="left"/>
    </w:lvl>
    <w:lvl w:ilvl="2" w:tplc="2B7CA286">
      <w:numFmt w:val="decimal"/>
      <w:lvlText w:val=""/>
      <w:lvlJc w:val="left"/>
    </w:lvl>
    <w:lvl w:ilvl="3" w:tplc="70DE93C6">
      <w:numFmt w:val="decimal"/>
      <w:lvlText w:val=""/>
      <w:lvlJc w:val="left"/>
    </w:lvl>
    <w:lvl w:ilvl="4" w:tplc="7B6C5B3C">
      <w:numFmt w:val="decimal"/>
      <w:lvlText w:val=""/>
      <w:lvlJc w:val="left"/>
    </w:lvl>
    <w:lvl w:ilvl="5" w:tplc="8D8CCBDA">
      <w:numFmt w:val="decimal"/>
      <w:lvlText w:val=""/>
      <w:lvlJc w:val="left"/>
    </w:lvl>
    <w:lvl w:ilvl="6" w:tplc="E55E0A3C">
      <w:numFmt w:val="decimal"/>
      <w:lvlText w:val=""/>
      <w:lvlJc w:val="left"/>
    </w:lvl>
    <w:lvl w:ilvl="7" w:tplc="D9181556">
      <w:numFmt w:val="decimal"/>
      <w:lvlText w:val=""/>
      <w:lvlJc w:val="left"/>
    </w:lvl>
    <w:lvl w:ilvl="8" w:tplc="FDA0A06C">
      <w:numFmt w:val="decimal"/>
      <w:lvlText w:val=""/>
      <w:lvlJc w:val="left"/>
    </w:lvl>
  </w:abstractNum>
  <w:abstractNum w:abstractNumId="5">
    <w:nsid w:val="FFFFFF80"/>
    <w:multiLevelType w:val="hybridMultilevel"/>
    <w:tmpl w:val="D2442F12"/>
    <w:lvl w:ilvl="0" w:tplc="670EF9EE">
      <w:start w:val="1"/>
      <w:numFmt w:val="bullet"/>
      <w:lvlText w:val=""/>
      <w:lvlJc w:val="left"/>
      <w:pPr>
        <w:tabs>
          <w:tab w:val="num" w:pos="1492"/>
        </w:tabs>
        <w:ind w:left="1492" w:hanging="360"/>
      </w:pPr>
      <w:rPr>
        <w:rFonts w:ascii="Symbol" w:hAnsi="Symbol" w:hint="default"/>
      </w:rPr>
    </w:lvl>
    <w:lvl w:ilvl="1" w:tplc="D1240004">
      <w:numFmt w:val="decimal"/>
      <w:lvlText w:val=""/>
      <w:lvlJc w:val="left"/>
    </w:lvl>
    <w:lvl w:ilvl="2" w:tplc="EC32F0DC">
      <w:numFmt w:val="decimal"/>
      <w:lvlText w:val=""/>
      <w:lvlJc w:val="left"/>
    </w:lvl>
    <w:lvl w:ilvl="3" w:tplc="D8781F0A">
      <w:numFmt w:val="decimal"/>
      <w:lvlText w:val=""/>
      <w:lvlJc w:val="left"/>
    </w:lvl>
    <w:lvl w:ilvl="4" w:tplc="1B2A948E">
      <w:numFmt w:val="decimal"/>
      <w:lvlText w:val=""/>
      <w:lvlJc w:val="left"/>
    </w:lvl>
    <w:lvl w:ilvl="5" w:tplc="710C590E">
      <w:numFmt w:val="decimal"/>
      <w:lvlText w:val=""/>
      <w:lvlJc w:val="left"/>
    </w:lvl>
    <w:lvl w:ilvl="6" w:tplc="DBB400B4">
      <w:numFmt w:val="decimal"/>
      <w:lvlText w:val=""/>
      <w:lvlJc w:val="left"/>
    </w:lvl>
    <w:lvl w:ilvl="7" w:tplc="653E68C8">
      <w:numFmt w:val="decimal"/>
      <w:lvlText w:val=""/>
      <w:lvlJc w:val="left"/>
    </w:lvl>
    <w:lvl w:ilvl="8" w:tplc="1EFAD512">
      <w:numFmt w:val="decimal"/>
      <w:lvlText w:val=""/>
      <w:lvlJc w:val="left"/>
    </w:lvl>
  </w:abstractNum>
  <w:abstractNum w:abstractNumId="6">
    <w:nsid w:val="FFFFFF81"/>
    <w:multiLevelType w:val="hybridMultilevel"/>
    <w:tmpl w:val="79147BCA"/>
    <w:lvl w:ilvl="0" w:tplc="B8F076F6">
      <w:start w:val="1"/>
      <w:numFmt w:val="bullet"/>
      <w:lvlText w:val=""/>
      <w:lvlJc w:val="left"/>
      <w:pPr>
        <w:tabs>
          <w:tab w:val="num" w:pos="1209"/>
        </w:tabs>
        <w:ind w:left="1209" w:hanging="360"/>
      </w:pPr>
      <w:rPr>
        <w:rFonts w:ascii="Symbol" w:hAnsi="Symbol" w:hint="default"/>
      </w:rPr>
    </w:lvl>
    <w:lvl w:ilvl="1" w:tplc="4036C612">
      <w:numFmt w:val="decimal"/>
      <w:lvlText w:val=""/>
      <w:lvlJc w:val="left"/>
    </w:lvl>
    <w:lvl w:ilvl="2" w:tplc="397A6612">
      <w:numFmt w:val="decimal"/>
      <w:lvlText w:val=""/>
      <w:lvlJc w:val="left"/>
    </w:lvl>
    <w:lvl w:ilvl="3" w:tplc="3C32D078">
      <w:numFmt w:val="decimal"/>
      <w:lvlText w:val=""/>
      <w:lvlJc w:val="left"/>
    </w:lvl>
    <w:lvl w:ilvl="4" w:tplc="1020DDA8">
      <w:numFmt w:val="decimal"/>
      <w:lvlText w:val=""/>
      <w:lvlJc w:val="left"/>
    </w:lvl>
    <w:lvl w:ilvl="5" w:tplc="2526792C">
      <w:numFmt w:val="decimal"/>
      <w:lvlText w:val=""/>
      <w:lvlJc w:val="left"/>
    </w:lvl>
    <w:lvl w:ilvl="6" w:tplc="33D83F4A">
      <w:numFmt w:val="decimal"/>
      <w:lvlText w:val=""/>
      <w:lvlJc w:val="left"/>
    </w:lvl>
    <w:lvl w:ilvl="7" w:tplc="748E06EE">
      <w:numFmt w:val="decimal"/>
      <w:lvlText w:val=""/>
      <w:lvlJc w:val="left"/>
    </w:lvl>
    <w:lvl w:ilvl="8" w:tplc="2D34A6B8">
      <w:numFmt w:val="decimal"/>
      <w:lvlText w:val=""/>
      <w:lvlJc w:val="left"/>
    </w:lvl>
  </w:abstractNum>
  <w:abstractNum w:abstractNumId="7">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hybridMultilevel"/>
    <w:tmpl w:val="34C6DA04"/>
    <w:lvl w:ilvl="0" w:tplc="6E16B7CC">
      <w:start w:val="1"/>
      <w:numFmt w:val="bullet"/>
      <w:lvlText w:val=""/>
      <w:lvlJc w:val="left"/>
      <w:pPr>
        <w:tabs>
          <w:tab w:val="num" w:pos="643"/>
        </w:tabs>
        <w:ind w:left="643" w:hanging="360"/>
      </w:pPr>
      <w:rPr>
        <w:rFonts w:ascii="Symbol" w:hAnsi="Symbol" w:hint="default"/>
      </w:rPr>
    </w:lvl>
    <w:lvl w:ilvl="1" w:tplc="9DA08130">
      <w:numFmt w:val="decimal"/>
      <w:lvlText w:val=""/>
      <w:lvlJc w:val="left"/>
    </w:lvl>
    <w:lvl w:ilvl="2" w:tplc="A8485CBC">
      <w:numFmt w:val="decimal"/>
      <w:lvlText w:val=""/>
      <w:lvlJc w:val="left"/>
    </w:lvl>
    <w:lvl w:ilvl="3" w:tplc="15C45872">
      <w:numFmt w:val="decimal"/>
      <w:lvlText w:val=""/>
      <w:lvlJc w:val="left"/>
    </w:lvl>
    <w:lvl w:ilvl="4" w:tplc="73A88E44">
      <w:numFmt w:val="decimal"/>
      <w:lvlText w:val=""/>
      <w:lvlJc w:val="left"/>
    </w:lvl>
    <w:lvl w:ilvl="5" w:tplc="5EC8776A">
      <w:numFmt w:val="decimal"/>
      <w:lvlText w:val=""/>
      <w:lvlJc w:val="left"/>
    </w:lvl>
    <w:lvl w:ilvl="6" w:tplc="BD28583E">
      <w:numFmt w:val="decimal"/>
      <w:lvlText w:val=""/>
      <w:lvlJc w:val="left"/>
    </w:lvl>
    <w:lvl w:ilvl="7" w:tplc="AB185400">
      <w:numFmt w:val="decimal"/>
      <w:lvlText w:val=""/>
      <w:lvlJc w:val="left"/>
    </w:lvl>
    <w:lvl w:ilvl="8" w:tplc="1122B402">
      <w:numFmt w:val="decimal"/>
      <w:lvlText w:val=""/>
      <w:lvlJc w:val="left"/>
    </w:lvl>
  </w:abstractNum>
  <w:abstractNum w:abstractNumId="9">
    <w:nsid w:val="FFFFFF88"/>
    <w:multiLevelType w:val="singleLevel"/>
    <w:tmpl w:val="C472E25E"/>
    <w:lvl w:ilvl="0">
      <w:start w:val="1"/>
      <w:numFmt w:val="decimal"/>
      <w:lvlText w:val="%1."/>
      <w:lvlJc w:val="left"/>
      <w:pPr>
        <w:tabs>
          <w:tab w:val="num" w:pos="360"/>
        </w:tabs>
        <w:ind w:left="360" w:hanging="360"/>
      </w:pPr>
    </w:lvl>
  </w:abstractNum>
  <w:abstractNum w:abstractNumId="10">
    <w:nsid w:val="FFFFFF89"/>
    <w:multiLevelType w:val="hybridMultilevel"/>
    <w:tmpl w:val="5DC819AE"/>
    <w:lvl w:ilvl="0" w:tplc="46EEA2A0">
      <w:start w:val="1"/>
      <w:numFmt w:val="bullet"/>
      <w:lvlText w:val=""/>
      <w:lvlJc w:val="left"/>
      <w:pPr>
        <w:tabs>
          <w:tab w:val="num" w:pos="360"/>
        </w:tabs>
        <w:ind w:left="360" w:hanging="360"/>
      </w:pPr>
      <w:rPr>
        <w:rFonts w:ascii="Symbol" w:hAnsi="Symbol" w:hint="default"/>
      </w:rPr>
    </w:lvl>
    <w:lvl w:ilvl="1" w:tplc="7D8E4182">
      <w:numFmt w:val="decimal"/>
      <w:lvlText w:val=""/>
      <w:lvlJc w:val="left"/>
    </w:lvl>
    <w:lvl w:ilvl="2" w:tplc="6F14C628">
      <w:numFmt w:val="decimal"/>
      <w:lvlText w:val=""/>
      <w:lvlJc w:val="left"/>
    </w:lvl>
    <w:lvl w:ilvl="3" w:tplc="9D683AD6">
      <w:numFmt w:val="decimal"/>
      <w:lvlText w:val=""/>
      <w:lvlJc w:val="left"/>
    </w:lvl>
    <w:lvl w:ilvl="4" w:tplc="97702F34">
      <w:numFmt w:val="decimal"/>
      <w:lvlText w:val=""/>
      <w:lvlJc w:val="left"/>
    </w:lvl>
    <w:lvl w:ilvl="5" w:tplc="22E64888">
      <w:numFmt w:val="decimal"/>
      <w:lvlText w:val=""/>
      <w:lvlJc w:val="left"/>
    </w:lvl>
    <w:lvl w:ilvl="6" w:tplc="08B8F7F6">
      <w:numFmt w:val="decimal"/>
      <w:lvlText w:val=""/>
      <w:lvlJc w:val="left"/>
    </w:lvl>
    <w:lvl w:ilvl="7" w:tplc="3EB65BA0">
      <w:numFmt w:val="decimal"/>
      <w:lvlText w:val=""/>
      <w:lvlJc w:val="left"/>
    </w:lvl>
    <w:lvl w:ilvl="8" w:tplc="77020FBA">
      <w:numFmt w:val="decimal"/>
      <w:lvlText w:val=""/>
      <w:lvlJc w:val="left"/>
    </w:lvl>
  </w:abstractNum>
  <w:abstractNum w:abstractNumId="11">
    <w:nsid w:val="05CC0843"/>
    <w:multiLevelType w:val="hybridMultilevel"/>
    <w:tmpl w:val="9426EBB6"/>
    <w:lvl w:ilvl="0" w:tplc="8D78D9C2">
      <w:start w:val="1"/>
      <w:numFmt w:val="decimal"/>
      <w:lvlText w:val="(%1)"/>
      <w:lvlJc w:val="right"/>
      <w:pPr>
        <w:ind w:left="720" w:hanging="181"/>
      </w:pPr>
      <w:rPr>
        <w:rFonts w:hint="default"/>
      </w:rPr>
    </w:lvl>
    <w:lvl w:ilvl="1" w:tplc="81A4FC04">
      <w:start w:val="1"/>
      <w:numFmt w:val="lowerLetter"/>
      <w:lvlText w:val="%2."/>
      <w:lvlJc w:val="left"/>
      <w:pPr>
        <w:ind w:left="1440" w:hanging="360"/>
      </w:pPr>
    </w:lvl>
    <w:lvl w:ilvl="2" w:tplc="BD087B5A">
      <w:start w:val="1"/>
      <w:numFmt w:val="lowerRoman"/>
      <w:lvlText w:val="%3."/>
      <w:lvlJc w:val="right"/>
      <w:pPr>
        <w:ind w:left="2160" w:hanging="180"/>
      </w:pPr>
    </w:lvl>
    <w:lvl w:ilvl="3" w:tplc="91C0DF90">
      <w:start w:val="1"/>
      <w:numFmt w:val="decimal"/>
      <w:lvlText w:val="%4."/>
      <w:lvlJc w:val="left"/>
      <w:pPr>
        <w:ind w:left="2880" w:hanging="360"/>
      </w:pPr>
    </w:lvl>
    <w:lvl w:ilvl="4" w:tplc="34D063B4">
      <w:start w:val="1"/>
      <w:numFmt w:val="lowerLetter"/>
      <w:lvlText w:val="%5."/>
      <w:lvlJc w:val="left"/>
      <w:pPr>
        <w:ind w:left="3600" w:hanging="360"/>
      </w:pPr>
    </w:lvl>
    <w:lvl w:ilvl="5" w:tplc="87763B1C">
      <w:start w:val="1"/>
      <w:numFmt w:val="lowerRoman"/>
      <w:lvlText w:val="%6."/>
      <w:lvlJc w:val="right"/>
      <w:pPr>
        <w:ind w:left="4320" w:hanging="180"/>
      </w:pPr>
    </w:lvl>
    <w:lvl w:ilvl="6" w:tplc="FD22C84C">
      <w:start w:val="1"/>
      <w:numFmt w:val="decimal"/>
      <w:lvlText w:val="%7."/>
      <w:lvlJc w:val="left"/>
      <w:pPr>
        <w:ind w:left="5040" w:hanging="360"/>
      </w:pPr>
    </w:lvl>
    <w:lvl w:ilvl="7" w:tplc="B9162836">
      <w:start w:val="1"/>
      <w:numFmt w:val="lowerLetter"/>
      <w:lvlText w:val="%8."/>
      <w:lvlJc w:val="left"/>
      <w:pPr>
        <w:ind w:left="5760" w:hanging="360"/>
      </w:pPr>
    </w:lvl>
    <w:lvl w:ilvl="8" w:tplc="17ACA984">
      <w:start w:val="1"/>
      <w:numFmt w:val="lowerRoman"/>
      <w:lvlText w:val="%9."/>
      <w:lvlJc w:val="right"/>
      <w:pPr>
        <w:ind w:left="6480" w:hanging="180"/>
      </w:pPr>
    </w:lvl>
  </w:abstractNum>
  <w:abstractNum w:abstractNumId="12">
    <w:nsid w:val="0A756432"/>
    <w:multiLevelType w:val="hybridMultilevel"/>
    <w:tmpl w:val="BA04C07E"/>
    <w:lvl w:ilvl="0" w:tplc="5BC4D264">
      <w:start w:val="1"/>
      <w:numFmt w:val="decimal"/>
      <w:pStyle w:val="Heading2SM"/>
      <w:lvlText w:val="SM%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D0E7653"/>
    <w:multiLevelType w:val="hybridMultilevel"/>
    <w:tmpl w:val="0409001D"/>
    <w:lvl w:ilvl="0" w:tplc="EA705982">
      <w:start w:val="1"/>
      <w:numFmt w:val="decimal"/>
      <w:lvlText w:val="%1)"/>
      <w:lvlJc w:val="left"/>
      <w:pPr>
        <w:ind w:left="360" w:hanging="360"/>
      </w:pPr>
    </w:lvl>
    <w:lvl w:ilvl="1" w:tplc="2626DBD6">
      <w:start w:val="1"/>
      <w:numFmt w:val="lowerLetter"/>
      <w:lvlText w:val="%2)"/>
      <w:lvlJc w:val="left"/>
      <w:pPr>
        <w:ind w:left="720" w:hanging="360"/>
      </w:pPr>
    </w:lvl>
    <w:lvl w:ilvl="2" w:tplc="3916760A">
      <w:start w:val="1"/>
      <w:numFmt w:val="lowerRoman"/>
      <w:lvlText w:val="%3)"/>
      <w:lvlJc w:val="left"/>
      <w:pPr>
        <w:ind w:left="1080" w:hanging="360"/>
      </w:pPr>
    </w:lvl>
    <w:lvl w:ilvl="3" w:tplc="E4BEDEE4">
      <w:start w:val="1"/>
      <w:numFmt w:val="decimal"/>
      <w:lvlText w:val="(%4)"/>
      <w:lvlJc w:val="left"/>
      <w:pPr>
        <w:ind w:left="1440" w:hanging="360"/>
      </w:pPr>
    </w:lvl>
    <w:lvl w:ilvl="4" w:tplc="59A2088C">
      <w:start w:val="1"/>
      <w:numFmt w:val="lowerLetter"/>
      <w:lvlText w:val="(%5)"/>
      <w:lvlJc w:val="left"/>
      <w:pPr>
        <w:ind w:left="1800" w:hanging="360"/>
      </w:pPr>
    </w:lvl>
    <w:lvl w:ilvl="5" w:tplc="6590D26E">
      <w:start w:val="1"/>
      <w:numFmt w:val="lowerRoman"/>
      <w:lvlText w:val="(%6)"/>
      <w:lvlJc w:val="left"/>
      <w:pPr>
        <w:ind w:left="2160" w:hanging="360"/>
      </w:pPr>
    </w:lvl>
    <w:lvl w:ilvl="6" w:tplc="672C9E28">
      <w:start w:val="1"/>
      <w:numFmt w:val="decimal"/>
      <w:lvlText w:val="%7."/>
      <w:lvlJc w:val="left"/>
      <w:pPr>
        <w:ind w:left="2520" w:hanging="360"/>
      </w:pPr>
    </w:lvl>
    <w:lvl w:ilvl="7" w:tplc="D96A3A42">
      <w:start w:val="1"/>
      <w:numFmt w:val="lowerLetter"/>
      <w:lvlText w:val="%8."/>
      <w:lvlJc w:val="left"/>
      <w:pPr>
        <w:ind w:left="2880" w:hanging="360"/>
      </w:pPr>
    </w:lvl>
    <w:lvl w:ilvl="8" w:tplc="4BEE651C">
      <w:start w:val="1"/>
      <w:numFmt w:val="lowerRoman"/>
      <w:lvlText w:val="%9."/>
      <w:lvlJc w:val="left"/>
      <w:pPr>
        <w:ind w:left="3240" w:hanging="360"/>
      </w:pPr>
    </w:lvl>
  </w:abstractNum>
  <w:abstractNum w:abstractNumId="14">
    <w:nsid w:val="16056175"/>
    <w:multiLevelType w:val="hybridMultilevel"/>
    <w:tmpl w:val="C9542E9C"/>
    <w:lvl w:ilvl="0" w:tplc="01AEE938">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F413159"/>
    <w:multiLevelType w:val="hybridMultilevel"/>
    <w:tmpl w:val="30C08770"/>
    <w:lvl w:ilvl="0" w:tplc="9DD81994">
      <w:start w:val="1"/>
      <w:numFmt w:val="decimal"/>
      <w:lvlText w:val="(%1)"/>
      <w:lvlJc w:val="right"/>
      <w:pPr>
        <w:ind w:left="720" w:hanging="153"/>
      </w:pPr>
      <w:rPr>
        <w:rFonts w:hint="default"/>
      </w:rPr>
    </w:lvl>
    <w:lvl w:ilvl="1" w:tplc="B888CC18">
      <w:start w:val="1"/>
      <w:numFmt w:val="lowerLetter"/>
      <w:lvlText w:val="%2."/>
      <w:lvlJc w:val="left"/>
      <w:pPr>
        <w:ind w:left="1440" w:hanging="360"/>
      </w:pPr>
    </w:lvl>
    <w:lvl w:ilvl="2" w:tplc="728AB122">
      <w:start w:val="1"/>
      <w:numFmt w:val="lowerRoman"/>
      <w:lvlText w:val="%3."/>
      <w:lvlJc w:val="right"/>
      <w:pPr>
        <w:ind w:left="2160" w:hanging="180"/>
      </w:pPr>
    </w:lvl>
    <w:lvl w:ilvl="3" w:tplc="103E92AA">
      <w:start w:val="1"/>
      <w:numFmt w:val="decimal"/>
      <w:lvlText w:val="%4."/>
      <w:lvlJc w:val="left"/>
      <w:pPr>
        <w:ind w:left="2880" w:hanging="360"/>
      </w:pPr>
    </w:lvl>
    <w:lvl w:ilvl="4" w:tplc="0E1CC1B6">
      <w:start w:val="1"/>
      <w:numFmt w:val="lowerLetter"/>
      <w:lvlText w:val="%5."/>
      <w:lvlJc w:val="left"/>
      <w:pPr>
        <w:ind w:left="3600" w:hanging="360"/>
      </w:pPr>
    </w:lvl>
    <w:lvl w:ilvl="5" w:tplc="12FCC37A">
      <w:start w:val="1"/>
      <w:numFmt w:val="lowerRoman"/>
      <w:lvlText w:val="%6."/>
      <w:lvlJc w:val="right"/>
      <w:pPr>
        <w:ind w:left="4320" w:hanging="180"/>
      </w:pPr>
    </w:lvl>
    <w:lvl w:ilvl="6" w:tplc="B0A0A10E">
      <w:start w:val="1"/>
      <w:numFmt w:val="decimal"/>
      <w:lvlText w:val="%7."/>
      <w:lvlJc w:val="left"/>
      <w:pPr>
        <w:ind w:left="5040" w:hanging="360"/>
      </w:pPr>
    </w:lvl>
    <w:lvl w:ilvl="7" w:tplc="44AA8970">
      <w:start w:val="1"/>
      <w:numFmt w:val="lowerLetter"/>
      <w:lvlText w:val="%8."/>
      <w:lvlJc w:val="left"/>
      <w:pPr>
        <w:ind w:left="5760" w:hanging="360"/>
      </w:pPr>
    </w:lvl>
    <w:lvl w:ilvl="8" w:tplc="15C6BB1C">
      <w:start w:val="1"/>
      <w:numFmt w:val="lowerRoman"/>
      <w:lvlText w:val="%9."/>
      <w:lvlJc w:val="right"/>
      <w:pPr>
        <w:ind w:left="6480" w:hanging="180"/>
      </w:pPr>
    </w:lvl>
  </w:abstractNum>
  <w:abstractNum w:abstractNumId="16">
    <w:nsid w:val="1FBD58E1"/>
    <w:multiLevelType w:val="hybridMultilevel"/>
    <w:tmpl w:val="1B88B870"/>
    <w:lvl w:ilvl="0" w:tplc="C1402688">
      <w:start w:val="1"/>
      <w:numFmt w:val="decimal"/>
      <w:lvlText w:val="(%1)"/>
      <w:lvlJc w:val="left"/>
      <w:pPr>
        <w:ind w:left="720" w:hanging="360"/>
      </w:pPr>
      <w:rPr>
        <w:rFonts w:hint="default"/>
      </w:rPr>
    </w:lvl>
    <w:lvl w:ilvl="1" w:tplc="8C726C2C">
      <w:start w:val="1"/>
      <w:numFmt w:val="lowerLetter"/>
      <w:lvlText w:val="%2."/>
      <w:lvlJc w:val="left"/>
      <w:pPr>
        <w:ind w:left="1440" w:hanging="360"/>
      </w:pPr>
    </w:lvl>
    <w:lvl w:ilvl="2" w:tplc="49F80244">
      <w:start w:val="1"/>
      <w:numFmt w:val="lowerRoman"/>
      <w:lvlText w:val="%3."/>
      <w:lvlJc w:val="right"/>
      <w:pPr>
        <w:ind w:left="2160" w:hanging="180"/>
      </w:pPr>
    </w:lvl>
    <w:lvl w:ilvl="3" w:tplc="3D3453D4">
      <w:start w:val="1"/>
      <w:numFmt w:val="decimal"/>
      <w:lvlText w:val="%4."/>
      <w:lvlJc w:val="left"/>
      <w:pPr>
        <w:ind w:left="2880" w:hanging="360"/>
      </w:pPr>
    </w:lvl>
    <w:lvl w:ilvl="4" w:tplc="86201F34">
      <w:start w:val="1"/>
      <w:numFmt w:val="lowerLetter"/>
      <w:lvlText w:val="%5."/>
      <w:lvlJc w:val="left"/>
      <w:pPr>
        <w:ind w:left="3600" w:hanging="360"/>
      </w:pPr>
    </w:lvl>
    <w:lvl w:ilvl="5" w:tplc="5D0CE8F8">
      <w:start w:val="1"/>
      <w:numFmt w:val="lowerRoman"/>
      <w:lvlText w:val="%6."/>
      <w:lvlJc w:val="right"/>
      <w:pPr>
        <w:ind w:left="4320" w:hanging="180"/>
      </w:pPr>
    </w:lvl>
    <w:lvl w:ilvl="6" w:tplc="F948D1A6">
      <w:start w:val="1"/>
      <w:numFmt w:val="decimal"/>
      <w:lvlText w:val="%7."/>
      <w:lvlJc w:val="left"/>
      <w:pPr>
        <w:ind w:left="5040" w:hanging="360"/>
      </w:pPr>
    </w:lvl>
    <w:lvl w:ilvl="7" w:tplc="7AAA6656">
      <w:start w:val="1"/>
      <w:numFmt w:val="lowerLetter"/>
      <w:lvlText w:val="%8."/>
      <w:lvlJc w:val="left"/>
      <w:pPr>
        <w:ind w:left="5760" w:hanging="360"/>
      </w:pPr>
    </w:lvl>
    <w:lvl w:ilvl="8" w:tplc="50507FCC">
      <w:start w:val="1"/>
      <w:numFmt w:val="lowerRoman"/>
      <w:lvlText w:val="%9."/>
      <w:lvlJc w:val="right"/>
      <w:pPr>
        <w:ind w:left="6480" w:hanging="180"/>
      </w:pPr>
    </w:lvl>
  </w:abstractNum>
  <w:abstractNum w:abstractNumId="17">
    <w:nsid w:val="20C601DB"/>
    <w:multiLevelType w:val="hybridMultilevel"/>
    <w:tmpl w:val="73EA7408"/>
    <w:lvl w:ilvl="0" w:tplc="4892757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8">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29BA7393"/>
    <w:multiLevelType w:val="hybridMultilevel"/>
    <w:tmpl w:val="011040F6"/>
    <w:lvl w:ilvl="0" w:tplc="3B9066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89B5003"/>
    <w:multiLevelType w:val="hybridMultilevel"/>
    <w:tmpl w:val="DD5255FA"/>
    <w:lvl w:ilvl="0" w:tplc="40F2E84A">
      <w:start w:val="1"/>
      <w:numFmt w:val="decimal"/>
      <w:lvlText w:val="(%1)"/>
      <w:lvlJc w:val="left"/>
      <w:pPr>
        <w:ind w:left="720" w:hanging="454"/>
      </w:pPr>
      <w:rPr>
        <w:rFonts w:hint="default"/>
      </w:rPr>
    </w:lvl>
    <w:lvl w:ilvl="1" w:tplc="107EF28C">
      <w:start w:val="1"/>
      <w:numFmt w:val="lowerLetter"/>
      <w:lvlText w:val="%2."/>
      <w:lvlJc w:val="left"/>
      <w:pPr>
        <w:ind w:left="1440" w:hanging="360"/>
      </w:pPr>
    </w:lvl>
    <w:lvl w:ilvl="2" w:tplc="96B40362">
      <w:start w:val="1"/>
      <w:numFmt w:val="lowerRoman"/>
      <w:lvlText w:val="%3."/>
      <w:lvlJc w:val="right"/>
      <w:pPr>
        <w:ind w:left="2160" w:hanging="180"/>
      </w:pPr>
    </w:lvl>
    <w:lvl w:ilvl="3" w:tplc="1124198A">
      <w:start w:val="1"/>
      <w:numFmt w:val="decimal"/>
      <w:lvlText w:val="%4."/>
      <w:lvlJc w:val="left"/>
      <w:pPr>
        <w:ind w:left="2880" w:hanging="360"/>
      </w:pPr>
    </w:lvl>
    <w:lvl w:ilvl="4" w:tplc="2F3C57FA">
      <w:start w:val="1"/>
      <w:numFmt w:val="lowerLetter"/>
      <w:lvlText w:val="%5."/>
      <w:lvlJc w:val="left"/>
      <w:pPr>
        <w:ind w:left="3600" w:hanging="360"/>
      </w:pPr>
    </w:lvl>
    <w:lvl w:ilvl="5" w:tplc="AADAF4F8">
      <w:start w:val="1"/>
      <w:numFmt w:val="lowerRoman"/>
      <w:lvlText w:val="%6."/>
      <w:lvlJc w:val="right"/>
      <w:pPr>
        <w:ind w:left="4320" w:hanging="180"/>
      </w:pPr>
    </w:lvl>
    <w:lvl w:ilvl="6" w:tplc="93CA4854">
      <w:start w:val="1"/>
      <w:numFmt w:val="decimal"/>
      <w:lvlText w:val="%7."/>
      <w:lvlJc w:val="left"/>
      <w:pPr>
        <w:ind w:left="5040" w:hanging="360"/>
      </w:pPr>
    </w:lvl>
    <w:lvl w:ilvl="7" w:tplc="26C0E94E">
      <w:start w:val="1"/>
      <w:numFmt w:val="lowerLetter"/>
      <w:lvlText w:val="%8."/>
      <w:lvlJc w:val="left"/>
      <w:pPr>
        <w:ind w:left="5760" w:hanging="360"/>
      </w:pPr>
    </w:lvl>
    <w:lvl w:ilvl="8" w:tplc="16EEFAC4">
      <w:start w:val="1"/>
      <w:numFmt w:val="lowerRoman"/>
      <w:lvlText w:val="%9."/>
      <w:lvlJc w:val="right"/>
      <w:pPr>
        <w:ind w:left="6480" w:hanging="180"/>
      </w:pPr>
    </w:lvl>
  </w:abstractNum>
  <w:abstractNum w:abstractNumId="21">
    <w:nsid w:val="38E55AA8"/>
    <w:multiLevelType w:val="hybridMultilevel"/>
    <w:tmpl w:val="5EB6F50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3E980CDA"/>
    <w:multiLevelType w:val="hybridMultilevel"/>
    <w:tmpl w:val="6D12EB6A"/>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32D676F"/>
    <w:multiLevelType w:val="hybridMultilevel"/>
    <w:tmpl w:val="97063820"/>
    <w:lvl w:ilvl="0" w:tplc="8CC25DA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805D35"/>
    <w:multiLevelType w:val="hybridMultilevel"/>
    <w:tmpl w:val="04EC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D9373AB"/>
    <w:multiLevelType w:val="hybridMultilevel"/>
    <w:tmpl w:val="B89CB32C"/>
    <w:lvl w:ilvl="0" w:tplc="5944F1A6">
      <w:start w:val="1"/>
      <w:numFmt w:val="decimal"/>
      <w:lvlText w:val="(%1)"/>
      <w:lvlJc w:val="right"/>
      <w:pPr>
        <w:ind w:left="720" w:hanging="153"/>
      </w:pPr>
      <w:rPr>
        <w:rFonts w:hint="default"/>
      </w:rPr>
    </w:lvl>
    <w:lvl w:ilvl="1" w:tplc="04DE1402">
      <w:start w:val="1"/>
      <w:numFmt w:val="lowerLetter"/>
      <w:lvlText w:val="(%2)"/>
      <w:lvlJc w:val="left"/>
      <w:pPr>
        <w:ind w:left="1440" w:hanging="360"/>
      </w:pPr>
      <w:rPr>
        <w:rFonts w:hint="default"/>
      </w:rPr>
    </w:lvl>
    <w:lvl w:ilvl="2" w:tplc="FF168AC8">
      <w:start w:val="1"/>
      <w:numFmt w:val="lowerRoman"/>
      <w:lvlText w:val="%3."/>
      <w:lvlJc w:val="right"/>
      <w:pPr>
        <w:ind w:left="2160" w:hanging="180"/>
      </w:pPr>
    </w:lvl>
    <w:lvl w:ilvl="3" w:tplc="BBFE7B4E">
      <w:start w:val="1"/>
      <w:numFmt w:val="decimal"/>
      <w:lvlText w:val="%4."/>
      <w:lvlJc w:val="left"/>
      <w:pPr>
        <w:ind w:left="2880" w:hanging="360"/>
      </w:pPr>
    </w:lvl>
    <w:lvl w:ilvl="4" w:tplc="E44CC08A">
      <w:start w:val="1"/>
      <w:numFmt w:val="lowerLetter"/>
      <w:lvlText w:val="%5."/>
      <w:lvlJc w:val="left"/>
      <w:pPr>
        <w:ind w:left="3600" w:hanging="360"/>
      </w:pPr>
    </w:lvl>
    <w:lvl w:ilvl="5" w:tplc="082E3B5C">
      <w:start w:val="1"/>
      <w:numFmt w:val="lowerRoman"/>
      <w:lvlText w:val="%6."/>
      <w:lvlJc w:val="right"/>
      <w:pPr>
        <w:ind w:left="4320" w:hanging="180"/>
      </w:pPr>
    </w:lvl>
    <w:lvl w:ilvl="6" w:tplc="C9401AAE">
      <w:start w:val="1"/>
      <w:numFmt w:val="decimal"/>
      <w:lvlText w:val="%7."/>
      <w:lvlJc w:val="left"/>
      <w:pPr>
        <w:ind w:left="5040" w:hanging="360"/>
      </w:pPr>
    </w:lvl>
    <w:lvl w:ilvl="7" w:tplc="CEA67596">
      <w:start w:val="1"/>
      <w:numFmt w:val="lowerLetter"/>
      <w:lvlText w:val="%8."/>
      <w:lvlJc w:val="left"/>
      <w:pPr>
        <w:ind w:left="5760" w:hanging="360"/>
      </w:pPr>
    </w:lvl>
    <w:lvl w:ilvl="8" w:tplc="66683D76">
      <w:start w:val="1"/>
      <w:numFmt w:val="lowerRoman"/>
      <w:lvlText w:val="%9."/>
      <w:lvlJc w:val="right"/>
      <w:pPr>
        <w:ind w:left="6480" w:hanging="180"/>
      </w:pPr>
    </w:lvl>
  </w:abstractNum>
  <w:abstractNum w:abstractNumId="32">
    <w:nsid w:val="77F00864"/>
    <w:multiLevelType w:val="hybridMultilevel"/>
    <w:tmpl w:val="082E0EA2"/>
    <w:lvl w:ilvl="0" w:tplc="3B906682">
      <w:numFmt w:val="bullet"/>
      <w:lvlText w:val="-"/>
      <w:lvlJc w:val="left"/>
      <w:pPr>
        <w:ind w:left="72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7"/>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22"/>
  </w:num>
  <w:num w:numId="14">
    <w:abstractNumId w:val="28"/>
  </w:num>
  <w:num w:numId="15">
    <w:abstractNumId w:val="16"/>
  </w:num>
  <w:num w:numId="16">
    <w:abstractNumId w:val="20"/>
  </w:num>
  <w:num w:numId="17">
    <w:abstractNumId w:val="11"/>
  </w:num>
  <w:num w:numId="18">
    <w:abstractNumId w:val="0"/>
  </w:num>
  <w:num w:numId="19">
    <w:abstractNumId w:val="13"/>
  </w:num>
  <w:num w:numId="20">
    <w:abstractNumId w:val="28"/>
  </w:num>
  <w:num w:numId="21">
    <w:abstractNumId w:val="28"/>
  </w:num>
  <w:num w:numId="22">
    <w:abstractNumId w:val="28"/>
  </w:num>
  <w:num w:numId="23">
    <w:abstractNumId w:val="28"/>
  </w:num>
  <w:num w:numId="24">
    <w:abstractNumId w:val="22"/>
  </w:num>
  <w:num w:numId="25">
    <w:abstractNumId w:val="23"/>
  </w:num>
  <w:num w:numId="26">
    <w:abstractNumId w:val="29"/>
  </w:num>
  <w:num w:numId="27">
    <w:abstractNumId w:val="30"/>
  </w:num>
  <w:num w:numId="28">
    <w:abstractNumId w:val="28"/>
  </w:num>
  <w:num w:numId="29">
    <w:abstractNumId w:val="15"/>
  </w:num>
  <w:num w:numId="30">
    <w:abstractNumId w:val="31"/>
  </w:num>
  <w:num w:numId="31">
    <w:abstractNumId w:val="26"/>
  </w:num>
  <w:num w:numId="32">
    <w:abstractNumId w:val="19"/>
  </w:num>
  <w:num w:numId="33">
    <w:abstractNumId w:val="32"/>
  </w:num>
  <w:num w:numId="34">
    <w:abstractNumId w:val="12"/>
  </w:num>
  <w:num w:numId="35">
    <w:abstractNumId w:val="14"/>
  </w:num>
  <w:num w:numId="36">
    <w:abstractNumId w:val="21"/>
  </w:num>
  <w:num w:numId="37">
    <w:abstractNumId w:val="25"/>
  </w:num>
  <w:num w:numId="38">
    <w:abstractNumId w:val="24"/>
  </w:num>
  <w:num w:numId="3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NusuMbao">
    <w15:presenceInfo w15:providerId="None" w15:userId="Raphael NusuMbao"/>
  </w15:person>
  <w15:person w15:author="Liechti Felix">
    <w15:presenceInfo w15:providerId="AD" w15:userId="S::felix.liechti@vogelwarte.ch::77f9f44f-26af-4fbc-9cb0-7b39f3c7f4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numFmt w:val="chicago"/>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9EE"/>
    <w:rsid w:val="000000E1"/>
    <w:rsid w:val="0000187C"/>
    <w:rsid w:val="00001899"/>
    <w:rsid w:val="000031AE"/>
    <w:rsid w:val="00003A27"/>
    <w:rsid w:val="00003B63"/>
    <w:rsid w:val="000049AD"/>
    <w:rsid w:val="0000681B"/>
    <w:rsid w:val="00007BA6"/>
    <w:rsid w:val="00011C68"/>
    <w:rsid w:val="00012116"/>
    <w:rsid w:val="00012B05"/>
    <w:rsid w:val="00012F4C"/>
    <w:rsid w:val="000133C0"/>
    <w:rsid w:val="00014C4E"/>
    <w:rsid w:val="00014FDB"/>
    <w:rsid w:val="00017107"/>
    <w:rsid w:val="000173D6"/>
    <w:rsid w:val="000175D3"/>
    <w:rsid w:val="00017DF3"/>
    <w:rsid w:val="000202E2"/>
    <w:rsid w:val="00022441"/>
    <w:rsid w:val="0002261E"/>
    <w:rsid w:val="00024839"/>
    <w:rsid w:val="00025C40"/>
    <w:rsid w:val="00026871"/>
    <w:rsid w:val="000274D6"/>
    <w:rsid w:val="00027A41"/>
    <w:rsid w:val="00031A88"/>
    <w:rsid w:val="00032D26"/>
    <w:rsid w:val="0003309A"/>
    <w:rsid w:val="000339AC"/>
    <w:rsid w:val="00034B84"/>
    <w:rsid w:val="00034DCD"/>
    <w:rsid w:val="00035491"/>
    <w:rsid w:val="00035622"/>
    <w:rsid w:val="00035E17"/>
    <w:rsid w:val="0003758D"/>
    <w:rsid w:val="00037A98"/>
    <w:rsid w:val="00040475"/>
    <w:rsid w:val="000412B4"/>
    <w:rsid w:val="00041A39"/>
    <w:rsid w:val="000427FB"/>
    <w:rsid w:val="00043817"/>
    <w:rsid w:val="00043CDE"/>
    <w:rsid w:val="00043ED8"/>
    <w:rsid w:val="0004455E"/>
    <w:rsid w:val="00045258"/>
    <w:rsid w:val="00045AE5"/>
    <w:rsid w:val="00046981"/>
    <w:rsid w:val="00047CB5"/>
    <w:rsid w:val="0005043C"/>
    <w:rsid w:val="00050700"/>
    <w:rsid w:val="00050727"/>
    <w:rsid w:val="00050EC1"/>
    <w:rsid w:val="0005145B"/>
    <w:rsid w:val="00051FAA"/>
    <w:rsid w:val="0005263A"/>
    <w:rsid w:val="00055FD8"/>
    <w:rsid w:val="0005723D"/>
    <w:rsid w:val="000572A9"/>
    <w:rsid w:val="000577CA"/>
    <w:rsid w:val="00057F9B"/>
    <w:rsid w:val="000612EB"/>
    <w:rsid w:val="00061325"/>
    <w:rsid w:val="00061755"/>
    <w:rsid w:val="00062736"/>
    <w:rsid w:val="00063B2C"/>
    <w:rsid w:val="000656BA"/>
    <w:rsid w:val="0006713D"/>
    <w:rsid w:val="00070072"/>
    <w:rsid w:val="0007051B"/>
    <w:rsid w:val="00070967"/>
    <w:rsid w:val="00070A82"/>
    <w:rsid w:val="0007263F"/>
    <w:rsid w:val="000733AC"/>
    <w:rsid w:val="00074B81"/>
    <w:rsid w:val="00074D22"/>
    <w:rsid w:val="00075081"/>
    <w:rsid w:val="0007516B"/>
    <w:rsid w:val="0007528A"/>
    <w:rsid w:val="00075A89"/>
    <w:rsid w:val="00075D0B"/>
    <w:rsid w:val="00075F38"/>
    <w:rsid w:val="00077F5B"/>
    <w:rsid w:val="000811AB"/>
    <w:rsid w:val="00083C5F"/>
    <w:rsid w:val="00084691"/>
    <w:rsid w:val="00085557"/>
    <w:rsid w:val="00085A14"/>
    <w:rsid w:val="00086551"/>
    <w:rsid w:val="000901EC"/>
    <w:rsid w:val="0009172C"/>
    <w:rsid w:val="000930EC"/>
    <w:rsid w:val="00093E8E"/>
    <w:rsid w:val="00094F77"/>
    <w:rsid w:val="00095E61"/>
    <w:rsid w:val="000966C1"/>
    <w:rsid w:val="000970AC"/>
    <w:rsid w:val="000A10E0"/>
    <w:rsid w:val="000A1167"/>
    <w:rsid w:val="000A2100"/>
    <w:rsid w:val="000A2D01"/>
    <w:rsid w:val="000A41EC"/>
    <w:rsid w:val="000A4428"/>
    <w:rsid w:val="000A4C15"/>
    <w:rsid w:val="000A6D40"/>
    <w:rsid w:val="000A6E7A"/>
    <w:rsid w:val="000A7B76"/>
    <w:rsid w:val="000A7BC3"/>
    <w:rsid w:val="000A7DB1"/>
    <w:rsid w:val="000B1661"/>
    <w:rsid w:val="000B1F0B"/>
    <w:rsid w:val="000B2E88"/>
    <w:rsid w:val="000B4603"/>
    <w:rsid w:val="000B51B7"/>
    <w:rsid w:val="000B53BD"/>
    <w:rsid w:val="000B54F5"/>
    <w:rsid w:val="000B5F2D"/>
    <w:rsid w:val="000B6155"/>
    <w:rsid w:val="000B6186"/>
    <w:rsid w:val="000B6D51"/>
    <w:rsid w:val="000C053E"/>
    <w:rsid w:val="000C09BE"/>
    <w:rsid w:val="000C1380"/>
    <w:rsid w:val="000C19A0"/>
    <w:rsid w:val="000C26F0"/>
    <w:rsid w:val="000C554F"/>
    <w:rsid w:val="000D01BB"/>
    <w:rsid w:val="000D0DC5"/>
    <w:rsid w:val="000D15FF"/>
    <w:rsid w:val="000D183D"/>
    <w:rsid w:val="000D28DF"/>
    <w:rsid w:val="000D3C34"/>
    <w:rsid w:val="000D46F5"/>
    <w:rsid w:val="000D488B"/>
    <w:rsid w:val="000D5D16"/>
    <w:rsid w:val="000D61F9"/>
    <w:rsid w:val="000D6410"/>
    <w:rsid w:val="000D68DF"/>
    <w:rsid w:val="000D784B"/>
    <w:rsid w:val="000E0430"/>
    <w:rsid w:val="000E074A"/>
    <w:rsid w:val="000E1199"/>
    <w:rsid w:val="000E138D"/>
    <w:rsid w:val="000E187A"/>
    <w:rsid w:val="000E224F"/>
    <w:rsid w:val="000E2D61"/>
    <w:rsid w:val="000E38E6"/>
    <w:rsid w:val="000E450E"/>
    <w:rsid w:val="000E45E0"/>
    <w:rsid w:val="000E5D19"/>
    <w:rsid w:val="000E6259"/>
    <w:rsid w:val="000E62A0"/>
    <w:rsid w:val="000E64D1"/>
    <w:rsid w:val="000E6C26"/>
    <w:rsid w:val="000E7D9A"/>
    <w:rsid w:val="000E7DA5"/>
    <w:rsid w:val="000F0AFC"/>
    <w:rsid w:val="000F1909"/>
    <w:rsid w:val="000F298F"/>
    <w:rsid w:val="000F4677"/>
    <w:rsid w:val="000F489B"/>
    <w:rsid w:val="000F5222"/>
    <w:rsid w:val="000F5BE0"/>
    <w:rsid w:val="000F6DA1"/>
    <w:rsid w:val="00100587"/>
    <w:rsid w:val="00100646"/>
    <w:rsid w:val="00101BE5"/>
    <w:rsid w:val="0010284E"/>
    <w:rsid w:val="00103122"/>
    <w:rsid w:val="0010336A"/>
    <w:rsid w:val="001043F1"/>
    <w:rsid w:val="00104ED6"/>
    <w:rsid w:val="001050F1"/>
    <w:rsid w:val="001057E7"/>
    <w:rsid w:val="00105AEA"/>
    <w:rsid w:val="00105B72"/>
    <w:rsid w:val="00105D86"/>
    <w:rsid w:val="0010607E"/>
    <w:rsid w:val="00106092"/>
    <w:rsid w:val="00106644"/>
    <w:rsid w:val="00106B43"/>
    <w:rsid w:val="00106DAF"/>
    <w:rsid w:val="0011015A"/>
    <w:rsid w:val="0011122F"/>
    <w:rsid w:val="00111752"/>
    <w:rsid w:val="001128B2"/>
    <w:rsid w:val="001136C0"/>
    <w:rsid w:val="00114ABE"/>
    <w:rsid w:val="00116023"/>
    <w:rsid w:val="00117057"/>
    <w:rsid w:val="0011739C"/>
    <w:rsid w:val="00117786"/>
    <w:rsid w:val="00120AD7"/>
    <w:rsid w:val="001220DB"/>
    <w:rsid w:val="001230AD"/>
    <w:rsid w:val="001252BE"/>
    <w:rsid w:val="0012597D"/>
    <w:rsid w:val="001261D9"/>
    <w:rsid w:val="00130A78"/>
    <w:rsid w:val="00130DD8"/>
    <w:rsid w:val="001313C2"/>
    <w:rsid w:val="001318B7"/>
    <w:rsid w:val="00132B10"/>
    <w:rsid w:val="00133A09"/>
    <w:rsid w:val="00134A51"/>
    <w:rsid w:val="001368D3"/>
    <w:rsid w:val="00136E6E"/>
    <w:rsid w:val="00140727"/>
    <w:rsid w:val="001456A1"/>
    <w:rsid w:val="00145ACD"/>
    <w:rsid w:val="00153A6E"/>
    <w:rsid w:val="00153AB8"/>
    <w:rsid w:val="0015568E"/>
    <w:rsid w:val="0015623F"/>
    <w:rsid w:val="00156367"/>
    <w:rsid w:val="001563C5"/>
    <w:rsid w:val="00156EBF"/>
    <w:rsid w:val="001572BF"/>
    <w:rsid w:val="001578FD"/>
    <w:rsid w:val="00160014"/>
    <w:rsid w:val="00160628"/>
    <w:rsid w:val="00160819"/>
    <w:rsid w:val="00160F85"/>
    <w:rsid w:val="00161344"/>
    <w:rsid w:val="00162195"/>
    <w:rsid w:val="0016223B"/>
    <w:rsid w:val="0016322A"/>
    <w:rsid w:val="00163BC4"/>
    <w:rsid w:val="00165A21"/>
    <w:rsid w:val="001666F6"/>
    <w:rsid w:val="0016683F"/>
    <w:rsid w:val="001673DD"/>
    <w:rsid w:val="0016784C"/>
    <w:rsid w:val="00167B71"/>
    <w:rsid w:val="00167BA2"/>
    <w:rsid w:val="00167FA0"/>
    <w:rsid w:val="001705CE"/>
    <w:rsid w:val="00172F83"/>
    <w:rsid w:val="00173264"/>
    <w:rsid w:val="00174634"/>
    <w:rsid w:val="0017714B"/>
    <w:rsid w:val="001775ED"/>
    <w:rsid w:val="00177CBF"/>
    <w:rsid w:val="001804DF"/>
    <w:rsid w:val="0018074C"/>
    <w:rsid w:val="0018109D"/>
    <w:rsid w:val="00181BDC"/>
    <w:rsid w:val="00181DB0"/>
    <w:rsid w:val="00181FFF"/>
    <w:rsid w:val="001829E3"/>
    <w:rsid w:val="00183688"/>
    <w:rsid w:val="001837AF"/>
    <w:rsid w:val="00184481"/>
    <w:rsid w:val="00187D0E"/>
    <w:rsid w:val="001902C5"/>
    <w:rsid w:val="001910BC"/>
    <w:rsid w:val="001911E5"/>
    <w:rsid w:val="0019169E"/>
    <w:rsid w:val="001924C0"/>
    <w:rsid w:val="001933B5"/>
    <w:rsid w:val="001934C8"/>
    <w:rsid w:val="00194980"/>
    <w:rsid w:val="001959C7"/>
    <w:rsid w:val="00195BC8"/>
    <w:rsid w:val="00195FAB"/>
    <w:rsid w:val="00197104"/>
    <w:rsid w:val="0019731E"/>
    <w:rsid w:val="001A03AA"/>
    <w:rsid w:val="001A07A9"/>
    <w:rsid w:val="001A09FE"/>
    <w:rsid w:val="001A22A9"/>
    <w:rsid w:val="001A284A"/>
    <w:rsid w:val="001A2A4E"/>
    <w:rsid w:val="001A30EE"/>
    <w:rsid w:val="001A41DE"/>
    <w:rsid w:val="001A4851"/>
    <w:rsid w:val="001A4BCA"/>
    <w:rsid w:val="001A547D"/>
    <w:rsid w:val="001A67C9"/>
    <w:rsid w:val="001A69DE"/>
    <w:rsid w:val="001A713C"/>
    <w:rsid w:val="001A74EC"/>
    <w:rsid w:val="001A78D0"/>
    <w:rsid w:val="001A795C"/>
    <w:rsid w:val="001A7DDE"/>
    <w:rsid w:val="001B0099"/>
    <w:rsid w:val="001B1C7C"/>
    <w:rsid w:val="001B2CD8"/>
    <w:rsid w:val="001B398F"/>
    <w:rsid w:val="001B43FE"/>
    <w:rsid w:val="001B4429"/>
    <w:rsid w:val="001B46C6"/>
    <w:rsid w:val="001B4B48"/>
    <w:rsid w:val="001B4D1F"/>
    <w:rsid w:val="001B5266"/>
    <w:rsid w:val="001B6047"/>
    <w:rsid w:val="001B7681"/>
    <w:rsid w:val="001B7CAE"/>
    <w:rsid w:val="001B7F7A"/>
    <w:rsid w:val="001C027B"/>
    <w:rsid w:val="001C0772"/>
    <w:rsid w:val="001C0D4F"/>
    <w:rsid w:val="001C1BA3"/>
    <w:rsid w:val="001C1DEC"/>
    <w:rsid w:val="001C4693"/>
    <w:rsid w:val="001C4CE6"/>
    <w:rsid w:val="001C5736"/>
    <w:rsid w:val="001C6B04"/>
    <w:rsid w:val="001C6C0D"/>
    <w:rsid w:val="001D0D4B"/>
    <w:rsid w:val="001D1B98"/>
    <w:rsid w:val="001D2C94"/>
    <w:rsid w:val="001D4B85"/>
    <w:rsid w:val="001D57D4"/>
    <w:rsid w:val="001D5A87"/>
    <w:rsid w:val="001D5E97"/>
    <w:rsid w:val="001D647F"/>
    <w:rsid w:val="001D6857"/>
    <w:rsid w:val="001D7624"/>
    <w:rsid w:val="001D7896"/>
    <w:rsid w:val="001E004B"/>
    <w:rsid w:val="001E0572"/>
    <w:rsid w:val="001E0A67"/>
    <w:rsid w:val="001E1028"/>
    <w:rsid w:val="001E14E2"/>
    <w:rsid w:val="001E3520"/>
    <w:rsid w:val="001E49D3"/>
    <w:rsid w:val="001E6302"/>
    <w:rsid w:val="001E6DDB"/>
    <w:rsid w:val="001E759E"/>
    <w:rsid w:val="001E7DCB"/>
    <w:rsid w:val="001E7FBE"/>
    <w:rsid w:val="001F108F"/>
    <w:rsid w:val="001F3411"/>
    <w:rsid w:val="001F3E6C"/>
    <w:rsid w:val="001F4287"/>
    <w:rsid w:val="001F42E1"/>
    <w:rsid w:val="001F4DBA"/>
    <w:rsid w:val="001F557D"/>
    <w:rsid w:val="00200148"/>
    <w:rsid w:val="002001D5"/>
    <w:rsid w:val="00202147"/>
    <w:rsid w:val="002030BA"/>
    <w:rsid w:val="00203DB0"/>
    <w:rsid w:val="00204086"/>
    <w:rsid w:val="0020415E"/>
    <w:rsid w:val="00204A95"/>
    <w:rsid w:val="00204FF4"/>
    <w:rsid w:val="00205330"/>
    <w:rsid w:val="00206363"/>
    <w:rsid w:val="0021056E"/>
    <w:rsid w:val="0021075D"/>
    <w:rsid w:val="0021081F"/>
    <w:rsid w:val="0021165A"/>
    <w:rsid w:val="00211BC9"/>
    <w:rsid w:val="002123C5"/>
    <w:rsid w:val="00212517"/>
    <w:rsid w:val="00212FCF"/>
    <w:rsid w:val="0021398B"/>
    <w:rsid w:val="002146DE"/>
    <w:rsid w:val="0021545F"/>
    <w:rsid w:val="00215BF9"/>
    <w:rsid w:val="0021620C"/>
    <w:rsid w:val="00216475"/>
    <w:rsid w:val="00216E78"/>
    <w:rsid w:val="00217275"/>
    <w:rsid w:val="0021755F"/>
    <w:rsid w:val="00217765"/>
    <w:rsid w:val="002211DD"/>
    <w:rsid w:val="002213D5"/>
    <w:rsid w:val="002234D1"/>
    <w:rsid w:val="00223F7E"/>
    <w:rsid w:val="00225C89"/>
    <w:rsid w:val="002262B1"/>
    <w:rsid w:val="0022655E"/>
    <w:rsid w:val="0022773C"/>
    <w:rsid w:val="00230FCF"/>
    <w:rsid w:val="00233724"/>
    <w:rsid w:val="00234BF6"/>
    <w:rsid w:val="00235A03"/>
    <w:rsid w:val="00236012"/>
    <w:rsid w:val="00236F4B"/>
    <w:rsid w:val="00237BEE"/>
    <w:rsid w:val="0024112F"/>
    <w:rsid w:val="002411F2"/>
    <w:rsid w:val="00242B0D"/>
    <w:rsid w:val="0024320E"/>
    <w:rsid w:val="002467C6"/>
    <w:rsid w:val="0024692A"/>
    <w:rsid w:val="00247D72"/>
    <w:rsid w:val="002504DC"/>
    <w:rsid w:val="00251D73"/>
    <w:rsid w:val="00251F3D"/>
    <w:rsid w:val="00252BBA"/>
    <w:rsid w:val="00253123"/>
    <w:rsid w:val="00253798"/>
    <w:rsid w:val="00253A42"/>
    <w:rsid w:val="0025642E"/>
    <w:rsid w:val="002573C4"/>
    <w:rsid w:val="00257BC0"/>
    <w:rsid w:val="00264001"/>
    <w:rsid w:val="00266354"/>
    <w:rsid w:val="00266C97"/>
    <w:rsid w:val="00267549"/>
    <w:rsid w:val="00267887"/>
    <w:rsid w:val="00267A18"/>
    <w:rsid w:val="0027020A"/>
    <w:rsid w:val="00270ED1"/>
    <w:rsid w:val="00271E8A"/>
    <w:rsid w:val="00273462"/>
    <w:rsid w:val="0027395B"/>
    <w:rsid w:val="00273F5D"/>
    <w:rsid w:val="00274020"/>
    <w:rsid w:val="00274119"/>
    <w:rsid w:val="00274BE1"/>
    <w:rsid w:val="002750EF"/>
    <w:rsid w:val="0027548E"/>
    <w:rsid w:val="00275854"/>
    <w:rsid w:val="00276053"/>
    <w:rsid w:val="00276282"/>
    <w:rsid w:val="00276310"/>
    <w:rsid w:val="0027641E"/>
    <w:rsid w:val="002769FB"/>
    <w:rsid w:val="00276B9C"/>
    <w:rsid w:val="002778A6"/>
    <w:rsid w:val="00281AD5"/>
    <w:rsid w:val="00282923"/>
    <w:rsid w:val="00283B41"/>
    <w:rsid w:val="002840CC"/>
    <w:rsid w:val="00284D9C"/>
    <w:rsid w:val="00285F28"/>
    <w:rsid w:val="00286398"/>
    <w:rsid w:val="00286C6A"/>
    <w:rsid w:val="00286D44"/>
    <w:rsid w:val="00287037"/>
    <w:rsid w:val="002873CC"/>
    <w:rsid w:val="002875D0"/>
    <w:rsid w:val="00290259"/>
    <w:rsid w:val="00291029"/>
    <w:rsid w:val="00291B2C"/>
    <w:rsid w:val="00291D17"/>
    <w:rsid w:val="002956E6"/>
    <w:rsid w:val="002964CE"/>
    <w:rsid w:val="00297F6F"/>
    <w:rsid w:val="002A1026"/>
    <w:rsid w:val="002A283F"/>
    <w:rsid w:val="002A3C42"/>
    <w:rsid w:val="002A450B"/>
    <w:rsid w:val="002A5D75"/>
    <w:rsid w:val="002A61CA"/>
    <w:rsid w:val="002A684B"/>
    <w:rsid w:val="002A6A2D"/>
    <w:rsid w:val="002A74C0"/>
    <w:rsid w:val="002B027D"/>
    <w:rsid w:val="002B048C"/>
    <w:rsid w:val="002B18AC"/>
    <w:rsid w:val="002B1B1A"/>
    <w:rsid w:val="002B1F82"/>
    <w:rsid w:val="002B2514"/>
    <w:rsid w:val="002B2F25"/>
    <w:rsid w:val="002B6ADD"/>
    <w:rsid w:val="002B7228"/>
    <w:rsid w:val="002C1BA1"/>
    <w:rsid w:val="002C3983"/>
    <w:rsid w:val="002C3AA9"/>
    <w:rsid w:val="002C472E"/>
    <w:rsid w:val="002C506B"/>
    <w:rsid w:val="002C53EE"/>
    <w:rsid w:val="002C5D75"/>
    <w:rsid w:val="002C600B"/>
    <w:rsid w:val="002C7377"/>
    <w:rsid w:val="002C7D26"/>
    <w:rsid w:val="002D1435"/>
    <w:rsid w:val="002D149C"/>
    <w:rsid w:val="002D16A2"/>
    <w:rsid w:val="002D190A"/>
    <w:rsid w:val="002D1BD6"/>
    <w:rsid w:val="002D24F7"/>
    <w:rsid w:val="002D2799"/>
    <w:rsid w:val="002D2CD7"/>
    <w:rsid w:val="002D4606"/>
    <w:rsid w:val="002D4B23"/>
    <w:rsid w:val="002D4BD5"/>
    <w:rsid w:val="002D4DDC"/>
    <w:rsid w:val="002D4F75"/>
    <w:rsid w:val="002D53E8"/>
    <w:rsid w:val="002D5DB9"/>
    <w:rsid w:val="002D6172"/>
    <w:rsid w:val="002D6493"/>
    <w:rsid w:val="002D7AB6"/>
    <w:rsid w:val="002E028E"/>
    <w:rsid w:val="002E06D0"/>
    <w:rsid w:val="002E170D"/>
    <w:rsid w:val="002E1751"/>
    <w:rsid w:val="002E2029"/>
    <w:rsid w:val="002E2AC7"/>
    <w:rsid w:val="002E3C27"/>
    <w:rsid w:val="002E403A"/>
    <w:rsid w:val="002E4163"/>
    <w:rsid w:val="002E49FA"/>
    <w:rsid w:val="002E6745"/>
    <w:rsid w:val="002E6817"/>
    <w:rsid w:val="002E6EED"/>
    <w:rsid w:val="002E71CC"/>
    <w:rsid w:val="002E727A"/>
    <w:rsid w:val="002E7F3A"/>
    <w:rsid w:val="002F0B83"/>
    <w:rsid w:val="002F0BF1"/>
    <w:rsid w:val="002F0DCC"/>
    <w:rsid w:val="002F1224"/>
    <w:rsid w:val="002F251D"/>
    <w:rsid w:val="002F2BFB"/>
    <w:rsid w:val="002F3D82"/>
    <w:rsid w:val="002F3E28"/>
    <w:rsid w:val="002F417D"/>
    <w:rsid w:val="002F4DFB"/>
    <w:rsid w:val="002F4EDB"/>
    <w:rsid w:val="002F580A"/>
    <w:rsid w:val="002F6054"/>
    <w:rsid w:val="002F6BEC"/>
    <w:rsid w:val="002F7D8B"/>
    <w:rsid w:val="00300DE5"/>
    <w:rsid w:val="00302A46"/>
    <w:rsid w:val="00304AC9"/>
    <w:rsid w:val="0030540E"/>
    <w:rsid w:val="00306821"/>
    <w:rsid w:val="003069B8"/>
    <w:rsid w:val="00310D6D"/>
    <w:rsid w:val="00310E13"/>
    <w:rsid w:val="0031276F"/>
    <w:rsid w:val="003129AA"/>
    <w:rsid w:val="00312B9F"/>
    <w:rsid w:val="00315713"/>
    <w:rsid w:val="0031686C"/>
    <w:rsid w:val="00316FE0"/>
    <w:rsid w:val="003204D2"/>
    <w:rsid w:val="00320529"/>
    <w:rsid w:val="00320C72"/>
    <w:rsid w:val="00321B99"/>
    <w:rsid w:val="0032274D"/>
    <w:rsid w:val="00323094"/>
    <w:rsid w:val="00323515"/>
    <w:rsid w:val="003245A5"/>
    <w:rsid w:val="00325723"/>
    <w:rsid w:val="00325E91"/>
    <w:rsid w:val="00325F6C"/>
    <w:rsid w:val="0032605E"/>
    <w:rsid w:val="00326732"/>
    <w:rsid w:val="00326C21"/>
    <w:rsid w:val="003273AA"/>
    <w:rsid w:val="003275D1"/>
    <w:rsid w:val="003275E8"/>
    <w:rsid w:val="00327CF1"/>
    <w:rsid w:val="00330B2A"/>
    <w:rsid w:val="00330D9C"/>
    <w:rsid w:val="00331E17"/>
    <w:rsid w:val="0033212A"/>
    <w:rsid w:val="00333063"/>
    <w:rsid w:val="00333E3E"/>
    <w:rsid w:val="00334B44"/>
    <w:rsid w:val="00336479"/>
    <w:rsid w:val="003376A4"/>
    <w:rsid w:val="003408E3"/>
    <w:rsid w:val="003409F2"/>
    <w:rsid w:val="0034174D"/>
    <w:rsid w:val="00343480"/>
    <w:rsid w:val="00343639"/>
    <w:rsid w:val="00343DF7"/>
    <w:rsid w:val="00344983"/>
    <w:rsid w:val="00345CCA"/>
    <w:rsid w:val="00345E89"/>
    <w:rsid w:val="003462B7"/>
    <w:rsid w:val="0034666F"/>
    <w:rsid w:val="00347CF2"/>
    <w:rsid w:val="0035005E"/>
    <w:rsid w:val="003509A0"/>
    <w:rsid w:val="003519AD"/>
    <w:rsid w:val="00351FB2"/>
    <w:rsid w:val="003522A1"/>
    <w:rsid w:val="0035254B"/>
    <w:rsid w:val="00352E36"/>
    <w:rsid w:val="00353555"/>
    <w:rsid w:val="003565D4"/>
    <w:rsid w:val="00356B6A"/>
    <w:rsid w:val="00360122"/>
    <w:rsid w:val="003607FB"/>
    <w:rsid w:val="00360FD5"/>
    <w:rsid w:val="0036103A"/>
    <w:rsid w:val="00361AD5"/>
    <w:rsid w:val="00362054"/>
    <w:rsid w:val="003628CF"/>
    <w:rsid w:val="0036340D"/>
    <w:rsid w:val="003634A5"/>
    <w:rsid w:val="00364CFB"/>
    <w:rsid w:val="00366868"/>
    <w:rsid w:val="003668D6"/>
    <w:rsid w:val="00367506"/>
    <w:rsid w:val="00367D46"/>
    <w:rsid w:val="00367ED9"/>
    <w:rsid w:val="00370085"/>
    <w:rsid w:val="00370C9F"/>
    <w:rsid w:val="00370F7C"/>
    <w:rsid w:val="003744A7"/>
    <w:rsid w:val="00374FD4"/>
    <w:rsid w:val="00376235"/>
    <w:rsid w:val="00376743"/>
    <w:rsid w:val="00377236"/>
    <w:rsid w:val="0037750E"/>
    <w:rsid w:val="00380915"/>
    <w:rsid w:val="00380EED"/>
    <w:rsid w:val="00381FB6"/>
    <w:rsid w:val="00382F35"/>
    <w:rsid w:val="00383566"/>
    <w:rsid w:val="003836D3"/>
    <w:rsid w:val="00383A52"/>
    <w:rsid w:val="00383CEA"/>
    <w:rsid w:val="0038491F"/>
    <w:rsid w:val="00385024"/>
    <w:rsid w:val="00385F26"/>
    <w:rsid w:val="00386F33"/>
    <w:rsid w:val="003905F3"/>
    <w:rsid w:val="00390D2F"/>
    <w:rsid w:val="00391652"/>
    <w:rsid w:val="00392824"/>
    <w:rsid w:val="00394908"/>
    <w:rsid w:val="0039507F"/>
    <w:rsid w:val="00396ED9"/>
    <w:rsid w:val="003A0462"/>
    <w:rsid w:val="003A1260"/>
    <w:rsid w:val="003A1373"/>
    <w:rsid w:val="003A173F"/>
    <w:rsid w:val="003A1BD7"/>
    <w:rsid w:val="003A295F"/>
    <w:rsid w:val="003A2B83"/>
    <w:rsid w:val="003A2E59"/>
    <w:rsid w:val="003A3671"/>
    <w:rsid w:val="003A3CB7"/>
    <w:rsid w:val="003A3DCE"/>
    <w:rsid w:val="003A41DD"/>
    <w:rsid w:val="003A49D2"/>
    <w:rsid w:val="003A6D06"/>
    <w:rsid w:val="003A6D8A"/>
    <w:rsid w:val="003A7033"/>
    <w:rsid w:val="003B0821"/>
    <w:rsid w:val="003B1ADD"/>
    <w:rsid w:val="003B2030"/>
    <w:rsid w:val="003B3119"/>
    <w:rsid w:val="003B47FE"/>
    <w:rsid w:val="003B5539"/>
    <w:rsid w:val="003B5673"/>
    <w:rsid w:val="003B5BBE"/>
    <w:rsid w:val="003B6287"/>
    <w:rsid w:val="003B62C9"/>
    <w:rsid w:val="003B7CB6"/>
    <w:rsid w:val="003C0BFA"/>
    <w:rsid w:val="003C1DD7"/>
    <w:rsid w:val="003C2092"/>
    <w:rsid w:val="003C26DA"/>
    <w:rsid w:val="003C31A3"/>
    <w:rsid w:val="003C4DB0"/>
    <w:rsid w:val="003C528B"/>
    <w:rsid w:val="003C53CC"/>
    <w:rsid w:val="003C5F6A"/>
    <w:rsid w:val="003C6192"/>
    <w:rsid w:val="003C65A0"/>
    <w:rsid w:val="003C7077"/>
    <w:rsid w:val="003C7176"/>
    <w:rsid w:val="003C7FB4"/>
    <w:rsid w:val="003C7FEE"/>
    <w:rsid w:val="003D0929"/>
    <w:rsid w:val="003D3421"/>
    <w:rsid w:val="003D36A3"/>
    <w:rsid w:val="003D4729"/>
    <w:rsid w:val="003D5CA6"/>
    <w:rsid w:val="003D7DD6"/>
    <w:rsid w:val="003E120B"/>
    <w:rsid w:val="003E1B60"/>
    <w:rsid w:val="003E3C9D"/>
    <w:rsid w:val="003E3D72"/>
    <w:rsid w:val="003E4E6C"/>
    <w:rsid w:val="003E5AAF"/>
    <w:rsid w:val="003E600D"/>
    <w:rsid w:val="003E64DF"/>
    <w:rsid w:val="003E65C5"/>
    <w:rsid w:val="003E65ED"/>
    <w:rsid w:val="003E6A5D"/>
    <w:rsid w:val="003F0903"/>
    <w:rsid w:val="003F0A68"/>
    <w:rsid w:val="003F126C"/>
    <w:rsid w:val="003F193A"/>
    <w:rsid w:val="003F411D"/>
    <w:rsid w:val="003F4207"/>
    <w:rsid w:val="003F5C46"/>
    <w:rsid w:val="003F6FFE"/>
    <w:rsid w:val="003F735A"/>
    <w:rsid w:val="003F7CBB"/>
    <w:rsid w:val="003F7D34"/>
    <w:rsid w:val="003F7FC2"/>
    <w:rsid w:val="0040166D"/>
    <w:rsid w:val="00402559"/>
    <w:rsid w:val="004039BD"/>
    <w:rsid w:val="00403C4C"/>
    <w:rsid w:val="004060BB"/>
    <w:rsid w:val="00406723"/>
    <w:rsid w:val="004078FF"/>
    <w:rsid w:val="00412C8E"/>
    <w:rsid w:val="0041518D"/>
    <w:rsid w:val="00415876"/>
    <w:rsid w:val="00415887"/>
    <w:rsid w:val="00415AA7"/>
    <w:rsid w:val="00416D59"/>
    <w:rsid w:val="00417660"/>
    <w:rsid w:val="00417A5D"/>
    <w:rsid w:val="00420134"/>
    <w:rsid w:val="00420BA4"/>
    <w:rsid w:val="00421AE9"/>
    <w:rsid w:val="0042221D"/>
    <w:rsid w:val="004224F6"/>
    <w:rsid w:val="00423584"/>
    <w:rsid w:val="00424DD3"/>
    <w:rsid w:val="00425354"/>
    <w:rsid w:val="004267BA"/>
    <w:rsid w:val="004269C5"/>
    <w:rsid w:val="0043035E"/>
    <w:rsid w:val="00430D13"/>
    <w:rsid w:val="004315E4"/>
    <w:rsid w:val="00431B76"/>
    <w:rsid w:val="0043232E"/>
    <w:rsid w:val="00432DC4"/>
    <w:rsid w:val="0043321B"/>
    <w:rsid w:val="004338D2"/>
    <w:rsid w:val="00434754"/>
    <w:rsid w:val="00435939"/>
    <w:rsid w:val="004378AF"/>
    <w:rsid w:val="00437CC7"/>
    <w:rsid w:val="0044009F"/>
    <w:rsid w:val="00442B9C"/>
    <w:rsid w:val="00442EC3"/>
    <w:rsid w:val="004432C4"/>
    <w:rsid w:val="00443872"/>
    <w:rsid w:val="00443A70"/>
    <w:rsid w:val="004443DF"/>
    <w:rsid w:val="0044498F"/>
    <w:rsid w:val="00445EFA"/>
    <w:rsid w:val="00446F23"/>
    <w:rsid w:val="004472E4"/>
    <w:rsid w:val="0044738A"/>
    <w:rsid w:val="004473D3"/>
    <w:rsid w:val="00452231"/>
    <w:rsid w:val="00452F4F"/>
    <w:rsid w:val="00453623"/>
    <w:rsid w:val="00455CAE"/>
    <w:rsid w:val="00455F10"/>
    <w:rsid w:val="0045628D"/>
    <w:rsid w:val="004606B4"/>
    <w:rsid w:val="00460C13"/>
    <w:rsid w:val="00463228"/>
    <w:rsid w:val="00463782"/>
    <w:rsid w:val="0046412F"/>
    <w:rsid w:val="00464AD2"/>
    <w:rsid w:val="004667E0"/>
    <w:rsid w:val="0046760E"/>
    <w:rsid w:val="00470703"/>
    <w:rsid w:val="004708AA"/>
    <w:rsid w:val="00470E10"/>
    <w:rsid w:val="004712AF"/>
    <w:rsid w:val="0047136F"/>
    <w:rsid w:val="0047272A"/>
    <w:rsid w:val="00473100"/>
    <w:rsid w:val="00473F8B"/>
    <w:rsid w:val="00477A97"/>
    <w:rsid w:val="00480408"/>
    <w:rsid w:val="00480835"/>
    <w:rsid w:val="00481343"/>
    <w:rsid w:val="00482AA5"/>
    <w:rsid w:val="00482DED"/>
    <w:rsid w:val="00482E01"/>
    <w:rsid w:val="00482E80"/>
    <w:rsid w:val="00483421"/>
    <w:rsid w:val="00483ED6"/>
    <w:rsid w:val="00484736"/>
    <w:rsid w:val="00484CC7"/>
    <w:rsid w:val="0048549E"/>
    <w:rsid w:val="004860B0"/>
    <w:rsid w:val="00486B93"/>
    <w:rsid w:val="00487626"/>
    <w:rsid w:val="0048F0DE"/>
    <w:rsid w:val="00490DF8"/>
    <w:rsid w:val="00491905"/>
    <w:rsid w:val="00492530"/>
    <w:rsid w:val="004930C6"/>
    <w:rsid w:val="00493347"/>
    <w:rsid w:val="00494162"/>
    <w:rsid w:val="00495324"/>
    <w:rsid w:val="00495F94"/>
    <w:rsid w:val="00496092"/>
    <w:rsid w:val="00496BDB"/>
    <w:rsid w:val="004A032B"/>
    <w:rsid w:val="004A08DB"/>
    <w:rsid w:val="004A1147"/>
    <w:rsid w:val="004A1803"/>
    <w:rsid w:val="004A25D0"/>
    <w:rsid w:val="004A2958"/>
    <w:rsid w:val="004A2C12"/>
    <w:rsid w:val="004A322B"/>
    <w:rsid w:val="004A3619"/>
    <w:rsid w:val="004A37E8"/>
    <w:rsid w:val="004A381E"/>
    <w:rsid w:val="004A7549"/>
    <w:rsid w:val="004A7865"/>
    <w:rsid w:val="004A7B00"/>
    <w:rsid w:val="004AC0D2"/>
    <w:rsid w:val="004B09D4"/>
    <w:rsid w:val="004B1D2A"/>
    <w:rsid w:val="004B22EB"/>
    <w:rsid w:val="004B241B"/>
    <w:rsid w:val="004B309D"/>
    <w:rsid w:val="004B330A"/>
    <w:rsid w:val="004B384F"/>
    <w:rsid w:val="004B7C8E"/>
    <w:rsid w:val="004C03BB"/>
    <w:rsid w:val="004C1668"/>
    <w:rsid w:val="004C34FD"/>
    <w:rsid w:val="004C3D3C"/>
    <w:rsid w:val="004C42F2"/>
    <w:rsid w:val="004C7447"/>
    <w:rsid w:val="004D0563"/>
    <w:rsid w:val="004D0EDC"/>
    <w:rsid w:val="004D1220"/>
    <w:rsid w:val="004D14B3"/>
    <w:rsid w:val="004D1529"/>
    <w:rsid w:val="004D1961"/>
    <w:rsid w:val="004D1F01"/>
    <w:rsid w:val="004D2253"/>
    <w:rsid w:val="004D252F"/>
    <w:rsid w:val="004D4F28"/>
    <w:rsid w:val="004D5514"/>
    <w:rsid w:val="004D56C3"/>
    <w:rsid w:val="004D60BF"/>
    <w:rsid w:val="004E0338"/>
    <w:rsid w:val="004E2CE1"/>
    <w:rsid w:val="004E3105"/>
    <w:rsid w:val="004E4FF3"/>
    <w:rsid w:val="004E5392"/>
    <w:rsid w:val="004E56A8"/>
    <w:rsid w:val="004E5D02"/>
    <w:rsid w:val="004E6BCB"/>
    <w:rsid w:val="004F0A50"/>
    <w:rsid w:val="004F3B55"/>
    <w:rsid w:val="004F3E6D"/>
    <w:rsid w:val="004F428E"/>
    <w:rsid w:val="004F42C7"/>
    <w:rsid w:val="004F45C8"/>
    <w:rsid w:val="004F4E46"/>
    <w:rsid w:val="004F5386"/>
    <w:rsid w:val="004F6725"/>
    <w:rsid w:val="004F6B7D"/>
    <w:rsid w:val="005001EC"/>
    <w:rsid w:val="005015F6"/>
    <w:rsid w:val="005030C4"/>
    <w:rsid w:val="005031C5"/>
    <w:rsid w:val="00504FDC"/>
    <w:rsid w:val="005052B7"/>
    <w:rsid w:val="00505929"/>
    <w:rsid w:val="00505C3B"/>
    <w:rsid w:val="0050640F"/>
    <w:rsid w:val="00507709"/>
    <w:rsid w:val="0051035C"/>
    <w:rsid w:val="005120CC"/>
    <w:rsid w:val="00512B7B"/>
    <w:rsid w:val="00512C26"/>
    <w:rsid w:val="0051338E"/>
    <w:rsid w:val="005133DE"/>
    <w:rsid w:val="00513F55"/>
    <w:rsid w:val="00514EA1"/>
    <w:rsid w:val="00515940"/>
    <w:rsid w:val="0051745D"/>
    <w:rsid w:val="0051768D"/>
    <w:rsid w:val="0051798B"/>
    <w:rsid w:val="00517B67"/>
    <w:rsid w:val="00520B10"/>
    <w:rsid w:val="00520CF2"/>
    <w:rsid w:val="00520E4A"/>
    <w:rsid w:val="00521BFA"/>
    <w:rsid w:val="00521F5A"/>
    <w:rsid w:val="00524DA1"/>
    <w:rsid w:val="00525E06"/>
    <w:rsid w:val="00526454"/>
    <w:rsid w:val="00526FFB"/>
    <w:rsid w:val="005306C6"/>
    <w:rsid w:val="00530DEB"/>
    <w:rsid w:val="00531614"/>
    <w:rsid w:val="00531823"/>
    <w:rsid w:val="00531A7C"/>
    <w:rsid w:val="005339AF"/>
    <w:rsid w:val="00533F80"/>
    <w:rsid w:val="00534B6E"/>
    <w:rsid w:val="00534ECC"/>
    <w:rsid w:val="005363B3"/>
    <w:rsid w:val="00536916"/>
    <w:rsid w:val="00537112"/>
    <w:rsid w:val="0053720D"/>
    <w:rsid w:val="00540097"/>
    <w:rsid w:val="00540D9E"/>
    <w:rsid w:val="00540EF5"/>
    <w:rsid w:val="00541A5C"/>
    <w:rsid w:val="00541BF3"/>
    <w:rsid w:val="00541CD3"/>
    <w:rsid w:val="00542871"/>
    <w:rsid w:val="00542E08"/>
    <w:rsid w:val="00542E3D"/>
    <w:rsid w:val="0054312E"/>
    <w:rsid w:val="00543CD5"/>
    <w:rsid w:val="00543E49"/>
    <w:rsid w:val="00544C2F"/>
    <w:rsid w:val="00544C38"/>
    <w:rsid w:val="00545524"/>
    <w:rsid w:val="005476FA"/>
    <w:rsid w:val="00551EBF"/>
    <w:rsid w:val="005542B6"/>
    <w:rsid w:val="0055455D"/>
    <w:rsid w:val="0055495C"/>
    <w:rsid w:val="0055595E"/>
    <w:rsid w:val="00556274"/>
    <w:rsid w:val="00557900"/>
    <w:rsid w:val="00557988"/>
    <w:rsid w:val="00560C6A"/>
    <w:rsid w:val="00561FA7"/>
    <w:rsid w:val="00562C49"/>
    <w:rsid w:val="00562DEF"/>
    <w:rsid w:val="0056321A"/>
    <w:rsid w:val="00563A35"/>
    <w:rsid w:val="00564598"/>
    <w:rsid w:val="0056597B"/>
    <w:rsid w:val="00566596"/>
    <w:rsid w:val="00566602"/>
    <w:rsid w:val="00566F97"/>
    <w:rsid w:val="005677A1"/>
    <w:rsid w:val="0057017E"/>
    <w:rsid w:val="005717F8"/>
    <w:rsid w:val="005718EE"/>
    <w:rsid w:val="00571BCE"/>
    <w:rsid w:val="00571DD7"/>
    <w:rsid w:val="00572DB2"/>
    <w:rsid w:val="00573398"/>
    <w:rsid w:val="00573DEB"/>
    <w:rsid w:val="005741E9"/>
    <w:rsid w:val="00574360"/>
    <w:rsid w:val="005748CF"/>
    <w:rsid w:val="00575593"/>
    <w:rsid w:val="00575A6C"/>
    <w:rsid w:val="0057697E"/>
    <w:rsid w:val="00577148"/>
    <w:rsid w:val="00577A85"/>
    <w:rsid w:val="00581203"/>
    <w:rsid w:val="0058165D"/>
    <w:rsid w:val="00581A07"/>
    <w:rsid w:val="00583F2F"/>
    <w:rsid w:val="00584270"/>
    <w:rsid w:val="00584738"/>
    <w:rsid w:val="00585D5E"/>
    <w:rsid w:val="00585DEA"/>
    <w:rsid w:val="00586AA9"/>
    <w:rsid w:val="005920B0"/>
    <w:rsid w:val="0059313D"/>
    <w:rsid w:val="005936B2"/>
    <w:rsid w:val="0059380D"/>
    <w:rsid w:val="00593E81"/>
    <w:rsid w:val="00595A55"/>
    <w:rsid w:val="00595A8F"/>
    <w:rsid w:val="00596C9A"/>
    <w:rsid w:val="005977C2"/>
    <w:rsid w:val="00597BF2"/>
    <w:rsid w:val="005A118D"/>
    <w:rsid w:val="005A1F54"/>
    <w:rsid w:val="005A3020"/>
    <w:rsid w:val="005A3BF0"/>
    <w:rsid w:val="005A4771"/>
    <w:rsid w:val="005A4A7E"/>
    <w:rsid w:val="005A4B03"/>
    <w:rsid w:val="005A61AB"/>
    <w:rsid w:val="005A6F8C"/>
    <w:rsid w:val="005A763D"/>
    <w:rsid w:val="005A7C85"/>
    <w:rsid w:val="005B05F9"/>
    <w:rsid w:val="005B09EC"/>
    <w:rsid w:val="005B0A7A"/>
    <w:rsid w:val="005B134E"/>
    <w:rsid w:val="005B16EF"/>
    <w:rsid w:val="005B2039"/>
    <w:rsid w:val="005B344F"/>
    <w:rsid w:val="005B3FBA"/>
    <w:rsid w:val="005B45C9"/>
    <w:rsid w:val="005B4A1D"/>
    <w:rsid w:val="005B4F35"/>
    <w:rsid w:val="005B674D"/>
    <w:rsid w:val="005B6BEE"/>
    <w:rsid w:val="005C056D"/>
    <w:rsid w:val="005C0CBE"/>
    <w:rsid w:val="005C1FCF"/>
    <w:rsid w:val="005C3093"/>
    <w:rsid w:val="005C3F41"/>
    <w:rsid w:val="005C4809"/>
    <w:rsid w:val="005C4AFB"/>
    <w:rsid w:val="005C4D8D"/>
    <w:rsid w:val="005C5313"/>
    <w:rsid w:val="005C6A48"/>
    <w:rsid w:val="005D05D5"/>
    <w:rsid w:val="005D1885"/>
    <w:rsid w:val="005D220E"/>
    <w:rsid w:val="005D2466"/>
    <w:rsid w:val="005D2571"/>
    <w:rsid w:val="005D48AE"/>
    <w:rsid w:val="005D4A38"/>
    <w:rsid w:val="005D7A09"/>
    <w:rsid w:val="005D7D08"/>
    <w:rsid w:val="005E209D"/>
    <w:rsid w:val="005E24AB"/>
    <w:rsid w:val="005E2831"/>
    <w:rsid w:val="005E2EEA"/>
    <w:rsid w:val="005E3708"/>
    <w:rsid w:val="005E3CCD"/>
    <w:rsid w:val="005E3D6B"/>
    <w:rsid w:val="005E4C69"/>
    <w:rsid w:val="005E4E5F"/>
    <w:rsid w:val="005E5B55"/>
    <w:rsid w:val="005E5E4A"/>
    <w:rsid w:val="005E614E"/>
    <w:rsid w:val="005E693D"/>
    <w:rsid w:val="005E75BF"/>
    <w:rsid w:val="005F01D8"/>
    <w:rsid w:val="005F231D"/>
    <w:rsid w:val="005F269C"/>
    <w:rsid w:val="005F311F"/>
    <w:rsid w:val="005F46F9"/>
    <w:rsid w:val="005F5559"/>
    <w:rsid w:val="005F57BA"/>
    <w:rsid w:val="005F61E6"/>
    <w:rsid w:val="005F69C2"/>
    <w:rsid w:val="005F6C45"/>
    <w:rsid w:val="005F6F9E"/>
    <w:rsid w:val="0060357D"/>
    <w:rsid w:val="00603B0A"/>
    <w:rsid w:val="00605A69"/>
    <w:rsid w:val="00606C54"/>
    <w:rsid w:val="00606EB7"/>
    <w:rsid w:val="00607941"/>
    <w:rsid w:val="00607E6A"/>
    <w:rsid w:val="0061271F"/>
    <w:rsid w:val="006129E5"/>
    <w:rsid w:val="00614375"/>
    <w:rsid w:val="00614C54"/>
    <w:rsid w:val="0061515F"/>
    <w:rsid w:val="00615B0A"/>
    <w:rsid w:val="0061608C"/>
    <w:rsid w:val="006168CF"/>
    <w:rsid w:val="0062011B"/>
    <w:rsid w:val="00620261"/>
    <w:rsid w:val="00620E09"/>
    <w:rsid w:val="00626777"/>
    <w:rsid w:val="00626DE0"/>
    <w:rsid w:val="00630901"/>
    <w:rsid w:val="006310BE"/>
    <w:rsid w:val="00631F8E"/>
    <w:rsid w:val="00632D48"/>
    <w:rsid w:val="00633AED"/>
    <w:rsid w:val="00636532"/>
    <w:rsid w:val="006368FB"/>
    <w:rsid w:val="00636EE9"/>
    <w:rsid w:val="006376D6"/>
    <w:rsid w:val="00640309"/>
    <w:rsid w:val="00640950"/>
    <w:rsid w:val="00640B84"/>
    <w:rsid w:val="00641AE7"/>
    <w:rsid w:val="00642629"/>
    <w:rsid w:val="006447E0"/>
    <w:rsid w:val="00646F7E"/>
    <w:rsid w:val="00647406"/>
    <w:rsid w:val="0064782B"/>
    <w:rsid w:val="00650635"/>
    <w:rsid w:val="00650DE8"/>
    <w:rsid w:val="006527F6"/>
    <w:rsid w:val="0065293D"/>
    <w:rsid w:val="006539D2"/>
    <w:rsid w:val="00653EFC"/>
    <w:rsid w:val="00654021"/>
    <w:rsid w:val="0065793E"/>
    <w:rsid w:val="006606DD"/>
    <w:rsid w:val="00660F2D"/>
    <w:rsid w:val="00661045"/>
    <w:rsid w:val="0066412B"/>
    <w:rsid w:val="006651A5"/>
    <w:rsid w:val="006653EA"/>
    <w:rsid w:val="0066559F"/>
    <w:rsid w:val="00666105"/>
    <w:rsid w:val="00666DA8"/>
    <w:rsid w:val="00667902"/>
    <w:rsid w:val="00671057"/>
    <w:rsid w:val="00671E76"/>
    <w:rsid w:val="006734E0"/>
    <w:rsid w:val="0067498B"/>
    <w:rsid w:val="00674BA4"/>
    <w:rsid w:val="00675AAF"/>
    <w:rsid w:val="00676373"/>
    <w:rsid w:val="00676DED"/>
    <w:rsid w:val="00676F2D"/>
    <w:rsid w:val="0068031A"/>
    <w:rsid w:val="00680569"/>
    <w:rsid w:val="006805A9"/>
    <w:rsid w:val="00681B2F"/>
    <w:rsid w:val="0068208C"/>
    <w:rsid w:val="0068335F"/>
    <w:rsid w:val="00683370"/>
    <w:rsid w:val="00683A8C"/>
    <w:rsid w:val="00684052"/>
    <w:rsid w:val="006843AA"/>
    <w:rsid w:val="00684D4A"/>
    <w:rsid w:val="00685406"/>
    <w:rsid w:val="00687217"/>
    <w:rsid w:val="00687906"/>
    <w:rsid w:val="00692276"/>
    <w:rsid w:val="00692E4A"/>
    <w:rsid w:val="00693302"/>
    <w:rsid w:val="00694053"/>
    <w:rsid w:val="00694132"/>
    <w:rsid w:val="00695AB9"/>
    <w:rsid w:val="0069640B"/>
    <w:rsid w:val="006973C9"/>
    <w:rsid w:val="006A10BD"/>
    <w:rsid w:val="006A1B83"/>
    <w:rsid w:val="006A1BB3"/>
    <w:rsid w:val="006A21CD"/>
    <w:rsid w:val="006A26A0"/>
    <w:rsid w:val="006A28C6"/>
    <w:rsid w:val="006A2F86"/>
    <w:rsid w:val="006A38E6"/>
    <w:rsid w:val="006A4CE0"/>
    <w:rsid w:val="006A5918"/>
    <w:rsid w:val="006A5AC3"/>
    <w:rsid w:val="006A7426"/>
    <w:rsid w:val="006A7751"/>
    <w:rsid w:val="006B0B6B"/>
    <w:rsid w:val="006B1045"/>
    <w:rsid w:val="006B1A77"/>
    <w:rsid w:val="006B21B2"/>
    <w:rsid w:val="006B27F7"/>
    <w:rsid w:val="006B402D"/>
    <w:rsid w:val="006B4830"/>
    <w:rsid w:val="006B4A4A"/>
    <w:rsid w:val="006B6271"/>
    <w:rsid w:val="006C109E"/>
    <w:rsid w:val="006C19B2"/>
    <w:rsid w:val="006C340E"/>
    <w:rsid w:val="006C3587"/>
    <w:rsid w:val="006C4409"/>
    <w:rsid w:val="006C59DC"/>
    <w:rsid w:val="006C5BB8"/>
    <w:rsid w:val="006C64B2"/>
    <w:rsid w:val="006C6648"/>
    <w:rsid w:val="006C6936"/>
    <w:rsid w:val="006C6EF1"/>
    <w:rsid w:val="006C7B01"/>
    <w:rsid w:val="006D0FE8"/>
    <w:rsid w:val="006D16C7"/>
    <w:rsid w:val="006D2CFF"/>
    <w:rsid w:val="006D3C37"/>
    <w:rsid w:val="006D40CB"/>
    <w:rsid w:val="006D4B2B"/>
    <w:rsid w:val="006D4F3C"/>
    <w:rsid w:val="006D5C66"/>
    <w:rsid w:val="006D7002"/>
    <w:rsid w:val="006D7081"/>
    <w:rsid w:val="006E022E"/>
    <w:rsid w:val="006E1B3C"/>
    <w:rsid w:val="006E23FB"/>
    <w:rsid w:val="006E2910"/>
    <w:rsid w:val="006E311C"/>
    <w:rsid w:val="006E325A"/>
    <w:rsid w:val="006E33EC"/>
    <w:rsid w:val="006E3802"/>
    <w:rsid w:val="006E55DE"/>
    <w:rsid w:val="006E6C02"/>
    <w:rsid w:val="006E6E2E"/>
    <w:rsid w:val="006E70E2"/>
    <w:rsid w:val="006F09D6"/>
    <w:rsid w:val="006F231A"/>
    <w:rsid w:val="006F25B3"/>
    <w:rsid w:val="006F373B"/>
    <w:rsid w:val="006F4AF0"/>
    <w:rsid w:val="006F6B55"/>
    <w:rsid w:val="006F7531"/>
    <w:rsid w:val="006F788D"/>
    <w:rsid w:val="006F78E1"/>
    <w:rsid w:val="00700081"/>
    <w:rsid w:val="00701072"/>
    <w:rsid w:val="00702054"/>
    <w:rsid w:val="00702397"/>
    <w:rsid w:val="00703389"/>
    <w:rsid w:val="00703495"/>
    <w:rsid w:val="007035A4"/>
    <w:rsid w:val="00706DD7"/>
    <w:rsid w:val="00711799"/>
    <w:rsid w:val="00711AA0"/>
    <w:rsid w:val="007123BD"/>
    <w:rsid w:val="00712554"/>
    <w:rsid w:val="007128B0"/>
    <w:rsid w:val="00712B78"/>
    <w:rsid w:val="0071393B"/>
    <w:rsid w:val="00713EE2"/>
    <w:rsid w:val="007154B4"/>
    <w:rsid w:val="007177FC"/>
    <w:rsid w:val="00717CDC"/>
    <w:rsid w:val="00720C5E"/>
    <w:rsid w:val="00720C87"/>
    <w:rsid w:val="00721701"/>
    <w:rsid w:val="0072253A"/>
    <w:rsid w:val="00722CC0"/>
    <w:rsid w:val="007235BC"/>
    <w:rsid w:val="007254DA"/>
    <w:rsid w:val="00727645"/>
    <w:rsid w:val="00730C92"/>
    <w:rsid w:val="00731835"/>
    <w:rsid w:val="00732A45"/>
    <w:rsid w:val="00732E66"/>
    <w:rsid w:val="0073355F"/>
    <w:rsid w:val="007341F8"/>
    <w:rsid w:val="0073425E"/>
    <w:rsid w:val="00734372"/>
    <w:rsid w:val="00734C44"/>
    <w:rsid w:val="00734EB8"/>
    <w:rsid w:val="00735CB7"/>
    <w:rsid w:val="00735CDC"/>
    <w:rsid w:val="00735E83"/>
    <w:rsid w:val="00735F8B"/>
    <w:rsid w:val="00737CAE"/>
    <w:rsid w:val="0074090B"/>
    <w:rsid w:val="00741069"/>
    <w:rsid w:val="00742CC7"/>
    <w:rsid w:val="00742D1F"/>
    <w:rsid w:val="00742D54"/>
    <w:rsid w:val="0074313B"/>
    <w:rsid w:val="007436DA"/>
    <w:rsid w:val="00743EBA"/>
    <w:rsid w:val="00744C8E"/>
    <w:rsid w:val="007450F7"/>
    <w:rsid w:val="007454BE"/>
    <w:rsid w:val="0074707E"/>
    <w:rsid w:val="007516DC"/>
    <w:rsid w:val="00751FFF"/>
    <w:rsid w:val="00752514"/>
    <w:rsid w:val="00752E38"/>
    <w:rsid w:val="00752E58"/>
    <w:rsid w:val="00754924"/>
    <w:rsid w:val="00754B80"/>
    <w:rsid w:val="007552C6"/>
    <w:rsid w:val="007552F7"/>
    <w:rsid w:val="0076027C"/>
    <w:rsid w:val="00761918"/>
    <w:rsid w:val="00762018"/>
    <w:rsid w:val="00762244"/>
    <w:rsid w:val="00762540"/>
    <w:rsid w:val="007628F3"/>
    <w:rsid w:val="00762F03"/>
    <w:rsid w:val="007639AF"/>
    <w:rsid w:val="0076413B"/>
    <w:rsid w:val="007648AE"/>
    <w:rsid w:val="00764BF8"/>
    <w:rsid w:val="0076514D"/>
    <w:rsid w:val="0076568F"/>
    <w:rsid w:val="0077047A"/>
    <w:rsid w:val="00771906"/>
    <w:rsid w:val="00771A26"/>
    <w:rsid w:val="00771BD3"/>
    <w:rsid w:val="00771EAF"/>
    <w:rsid w:val="00771F5A"/>
    <w:rsid w:val="00772166"/>
    <w:rsid w:val="007732F6"/>
    <w:rsid w:val="00773D59"/>
    <w:rsid w:val="007746CA"/>
    <w:rsid w:val="0077519B"/>
    <w:rsid w:val="007753C0"/>
    <w:rsid w:val="00775FDF"/>
    <w:rsid w:val="00776A43"/>
    <w:rsid w:val="00776FF3"/>
    <w:rsid w:val="00777D97"/>
    <w:rsid w:val="00777ED2"/>
    <w:rsid w:val="00781003"/>
    <w:rsid w:val="007820AC"/>
    <w:rsid w:val="00783432"/>
    <w:rsid w:val="00783C07"/>
    <w:rsid w:val="00784EC9"/>
    <w:rsid w:val="00785A17"/>
    <w:rsid w:val="0078624C"/>
    <w:rsid w:val="007862FD"/>
    <w:rsid w:val="00786F4D"/>
    <w:rsid w:val="0079079C"/>
    <w:rsid w:val="00790C59"/>
    <w:rsid w:val="007911FD"/>
    <w:rsid w:val="00792480"/>
    <w:rsid w:val="00793930"/>
    <w:rsid w:val="00793DD1"/>
    <w:rsid w:val="00794FEC"/>
    <w:rsid w:val="00795CFD"/>
    <w:rsid w:val="007976DA"/>
    <w:rsid w:val="007A003E"/>
    <w:rsid w:val="007A1855"/>
    <w:rsid w:val="007A1965"/>
    <w:rsid w:val="007A2ED1"/>
    <w:rsid w:val="007A34EA"/>
    <w:rsid w:val="007A3AB3"/>
    <w:rsid w:val="007A3E1D"/>
    <w:rsid w:val="007A46C1"/>
    <w:rsid w:val="007A49D3"/>
    <w:rsid w:val="007A4BE6"/>
    <w:rsid w:val="007A5574"/>
    <w:rsid w:val="007A5A3C"/>
    <w:rsid w:val="007B0882"/>
    <w:rsid w:val="007B0DC6"/>
    <w:rsid w:val="007B1094"/>
    <w:rsid w:val="007B10AF"/>
    <w:rsid w:val="007B1762"/>
    <w:rsid w:val="007B1FD0"/>
    <w:rsid w:val="007B3011"/>
    <w:rsid w:val="007B3320"/>
    <w:rsid w:val="007B4DB9"/>
    <w:rsid w:val="007B5985"/>
    <w:rsid w:val="007B68FC"/>
    <w:rsid w:val="007B697B"/>
    <w:rsid w:val="007B7326"/>
    <w:rsid w:val="007B7991"/>
    <w:rsid w:val="007C0983"/>
    <w:rsid w:val="007C1859"/>
    <w:rsid w:val="007C1DE6"/>
    <w:rsid w:val="007C1E7F"/>
    <w:rsid w:val="007C2678"/>
    <w:rsid w:val="007C301F"/>
    <w:rsid w:val="007C3B11"/>
    <w:rsid w:val="007C3F1C"/>
    <w:rsid w:val="007C4540"/>
    <w:rsid w:val="007C5985"/>
    <w:rsid w:val="007C65AF"/>
    <w:rsid w:val="007C7E1E"/>
    <w:rsid w:val="007D135D"/>
    <w:rsid w:val="007D141E"/>
    <w:rsid w:val="007D1550"/>
    <w:rsid w:val="007D2295"/>
    <w:rsid w:val="007D3CB1"/>
    <w:rsid w:val="007D50F1"/>
    <w:rsid w:val="007D64E0"/>
    <w:rsid w:val="007D730F"/>
    <w:rsid w:val="007D7B18"/>
    <w:rsid w:val="007D7CD8"/>
    <w:rsid w:val="007D7FFC"/>
    <w:rsid w:val="007E1F73"/>
    <w:rsid w:val="007E1FBC"/>
    <w:rsid w:val="007E3AA7"/>
    <w:rsid w:val="007E3E09"/>
    <w:rsid w:val="007E5AC5"/>
    <w:rsid w:val="007E6E02"/>
    <w:rsid w:val="007F0510"/>
    <w:rsid w:val="007F0972"/>
    <w:rsid w:val="007F0DF0"/>
    <w:rsid w:val="007F0FEA"/>
    <w:rsid w:val="007F1D6B"/>
    <w:rsid w:val="007F2E81"/>
    <w:rsid w:val="007F407C"/>
    <w:rsid w:val="007F4155"/>
    <w:rsid w:val="007F473F"/>
    <w:rsid w:val="007F4E80"/>
    <w:rsid w:val="007F52D8"/>
    <w:rsid w:val="007F737D"/>
    <w:rsid w:val="008011D7"/>
    <w:rsid w:val="00802170"/>
    <w:rsid w:val="008029CB"/>
    <w:rsid w:val="0080308E"/>
    <w:rsid w:val="00803214"/>
    <w:rsid w:val="008036E8"/>
    <w:rsid w:val="00804190"/>
    <w:rsid w:val="00805303"/>
    <w:rsid w:val="008054B2"/>
    <w:rsid w:val="00806427"/>
    <w:rsid w:val="00806705"/>
    <w:rsid w:val="00806738"/>
    <w:rsid w:val="008078BB"/>
    <w:rsid w:val="008108C6"/>
    <w:rsid w:val="00812086"/>
    <w:rsid w:val="00812F65"/>
    <w:rsid w:val="008149E0"/>
    <w:rsid w:val="008153A2"/>
    <w:rsid w:val="00816415"/>
    <w:rsid w:val="00816D27"/>
    <w:rsid w:val="0081765E"/>
    <w:rsid w:val="00817A16"/>
    <w:rsid w:val="008200CE"/>
    <w:rsid w:val="00820F15"/>
    <w:rsid w:val="00821538"/>
    <w:rsid w:val="008216D5"/>
    <w:rsid w:val="00823149"/>
    <w:rsid w:val="008245AF"/>
    <w:rsid w:val="008249CE"/>
    <w:rsid w:val="00825148"/>
    <w:rsid w:val="00825E48"/>
    <w:rsid w:val="0082628B"/>
    <w:rsid w:val="008268EC"/>
    <w:rsid w:val="00827206"/>
    <w:rsid w:val="008301B4"/>
    <w:rsid w:val="0083174D"/>
    <w:rsid w:val="00831A50"/>
    <w:rsid w:val="00831B3C"/>
    <w:rsid w:val="00831B80"/>
    <w:rsid w:val="00831C89"/>
    <w:rsid w:val="00832114"/>
    <w:rsid w:val="00833509"/>
    <w:rsid w:val="00834C46"/>
    <w:rsid w:val="0083557F"/>
    <w:rsid w:val="008363D5"/>
    <w:rsid w:val="00840319"/>
    <w:rsid w:val="0084093E"/>
    <w:rsid w:val="00841017"/>
    <w:rsid w:val="008413FC"/>
    <w:rsid w:val="008413FF"/>
    <w:rsid w:val="00841CE1"/>
    <w:rsid w:val="00843056"/>
    <w:rsid w:val="00846560"/>
    <w:rsid w:val="00846858"/>
    <w:rsid w:val="008473D8"/>
    <w:rsid w:val="008474EE"/>
    <w:rsid w:val="00847FC4"/>
    <w:rsid w:val="00850419"/>
    <w:rsid w:val="00851C16"/>
    <w:rsid w:val="008521F3"/>
    <w:rsid w:val="008528DC"/>
    <w:rsid w:val="00852B8C"/>
    <w:rsid w:val="00852F6C"/>
    <w:rsid w:val="00853250"/>
    <w:rsid w:val="0085357E"/>
    <w:rsid w:val="00854981"/>
    <w:rsid w:val="00854E3D"/>
    <w:rsid w:val="00855471"/>
    <w:rsid w:val="008579FF"/>
    <w:rsid w:val="008610B4"/>
    <w:rsid w:val="00861CD7"/>
    <w:rsid w:val="00861D09"/>
    <w:rsid w:val="00861DC3"/>
    <w:rsid w:val="00861F4C"/>
    <w:rsid w:val="00863A95"/>
    <w:rsid w:val="00863D2E"/>
    <w:rsid w:val="00863F7C"/>
    <w:rsid w:val="0086427B"/>
    <w:rsid w:val="00864880"/>
    <w:rsid w:val="00864B2E"/>
    <w:rsid w:val="00865963"/>
    <w:rsid w:val="00865B44"/>
    <w:rsid w:val="00866868"/>
    <w:rsid w:val="0086748B"/>
    <w:rsid w:val="008704C4"/>
    <w:rsid w:val="008709DC"/>
    <w:rsid w:val="00871C1D"/>
    <w:rsid w:val="00871C1F"/>
    <w:rsid w:val="00872FBE"/>
    <w:rsid w:val="0087450E"/>
    <w:rsid w:val="00874DC7"/>
    <w:rsid w:val="00875153"/>
    <w:rsid w:val="00875A82"/>
    <w:rsid w:val="008764F0"/>
    <w:rsid w:val="00876CA3"/>
    <w:rsid w:val="00876CCA"/>
    <w:rsid w:val="008772FE"/>
    <w:rsid w:val="008775F1"/>
    <w:rsid w:val="00877F7A"/>
    <w:rsid w:val="00880020"/>
    <w:rsid w:val="00880713"/>
    <w:rsid w:val="0088111D"/>
    <w:rsid w:val="008821AE"/>
    <w:rsid w:val="00882541"/>
    <w:rsid w:val="00882A40"/>
    <w:rsid w:val="00883D3A"/>
    <w:rsid w:val="00883DAD"/>
    <w:rsid w:val="00884BF9"/>
    <w:rsid w:val="008854F7"/>
    <w:rsid w:val="00885A9D"/>
    <w:rsid w:val="00887A58"/>
    <w:rsid w:val="008914E2"/>
    <w:rsid w:val="00891572"/>
    <w:rsid w:val="008929D2"/>
    <w:rsid w:val="00893636"/>
    <w:rsid w:val="00893B94"/>
    <w:rsid w:val="008963C2"/>
    <w:rsid w:val="0089649B"/>
    <w:rsid w:val="00896BD3"/>
    <w:rsid w:val="00896E9D"/>
    <w:rsid w:val="00896F11"/>
    <w:rsid w:val="008971DF"/>
    <w:rsid w:val="008976CF"/>
    <w:rsid w:val="00897DA6"/>
    <w:rsid w:val="00897F7D"/>
    <w:rsid w:val="008A02F9"/>
    <w:rsid w:val="008A1049"/>
    <w:rsid w:val="008A116C"/>
    <w:rsid w:val="008A1A00"/>
    <w:rsid w:val="008A1C98"/>
    <w:rsid w:val="008A24D5"/>
    <w:rsid w:val="008A322D"/>
    <w:rsid w:val="008A4406"/>
    <w:rsid w:val="008A4D72"/>
    <w:rsid w:val="008A6285"/>
    <w:rsid w:val="008A63B2"/>
    <w:rsid w:val="008A7ABF"/>
    <w:rsid w:val="008B01BD"/>
    <w:rsid w:val="008B1039"/>
    <w:rsid w:val="008B141A"/>
    <w:rsid w:val="008B1761"/>
    <w:rsid w:val="008B1A71"/>
    <w:rsid w:val="008B1D68"/>
    <w:rsid w:val="008B1D9E"/>
    <w:rsid w:val="008B1F5F"/>
    <w:rsid w:val="008B223F"/>
    <w:rsid w:val="008B22C6"/>
    <w:rsid w:val="008B345D"/>
    <w:rsid w:val="008B366F"/>
    <w:rsid w:val="008B49C1"/>
    <w:rsid w:val="008B6284"/>
    <w:rsid w:val="008B63F1"/>
    <w:rsid w:val="008B748B"/>
    <w:rsid w:val="008C07EE"/>
    <w:rsid w:val="008C1FC2"/>
    <w:rsid w:val="008C288A"/>
    <w:rsid w:val="008C2980"/>
    <w:rsid w:val="008C38F8"/>
    <w:rsid w:val="008C3AAA"/>
    <w:rsid w:val="008C4C58"/>
    <w:rsid w:val="008C4DD6"/>
    <w:rsid w:val="008C56F9"/>
    <w:rsid w:val="008C5A4D"/>
    <w:rsid w:val="008C5AFB"/>
    <w:rsid w:val="008C61BF"/>
    <w:rsid w:val="008C6403"/>
    <w:rsid w:val="008D07FB"/>
    <w:rsid w:val="008D0C02"/>
    <w:rsid w:val="008D357D"/>
    <w:rsid w:val="008D3FE3"/>
    <w:rsid w:val="008D435A"/>
    <w:rsid w:val="008D57BD"/>
    <w:rsid w:val="008D752A"/>
    <w:rsid w:val="008E0EC0"/>
    <w:rsid w:val="008E12FF"/>
    <w:rsid w:val="008E2734"/>
    <w:rsid w:val="008E27DF"/>
    <w:rsid w:val="008E387B"/>
    <w:rsid w:val="008E5106"/>
    <w:rsid w:val="008E6087"/>
    <w:rsid w:val="008E62F1"/>
    <w:rsid w:val="008E758D"/>
    <w:rsid w:val="008F07B7"/>
    <w:rsid w:val="008F0871"/>
    <w:rsid w:val="008F10A7"/>
    <w:rsid w:val="008F1811"/>
    <w:rsid w:val="008F1AF0"/>
    <w:rsid w:val="008F2950"/>
    <w:rsid w:val="008F40E9"/>
    <w:rsid w:val="008F43ED"/>
    <w:rsid w:val="008F54A8"/>
    <w:rsid w:val="008F5A60"/>
    <w:rsid w:val="008F5F8A"/>
    <w:rsid w:val="008F755D"/>
    <w:rsid w:val="008F7A39"/>
    <w:rsid w:val="0090022F"/>
    <w:rsid w:val="0090049B"/>
    <w:rsid w:val="009007B8"/>
    <w:rsid w:val="009021E8"/>
    <w:rsid w:val="00904677"/>
    <w:rsid w:val="00905EE2"/>
    <w:rsid w:val="00906796"/>
    <w:rsid w:val="00911440"/>
    <w:rsid w:val="00911712"/>
    <w:rsid w:val="00911B27"/>
    <w:rsid w:val="00912338"/>
    <w:rsid w:val="009131C8"/>
    <w:rsid w:val="00913511"/>
    <w:rsid w:val="009141DB"/>
    <w:rsid w:val="009148E8"/>
    <w:rsid w:val="00914AA3"/>
    <w:rsid w:val="00915C3B"/>
    <w:rsid w:val="00915D9F"/>
    <w:rsid w:val="00916859"/>
    <w:rsid w:val="009170BE"/>
    <w:rsid w:val="00917C2C"/>
    <w:rsid w:val="00920830"/>
    <w:rsid w:val="00920897"/>
    <w:rsid w:val="00920958"/>
    <w:rsid w:val="00920B55"/>
    <w:rsid w:val="00920CC5"/>
    <w:rsid w:val="00920F52"/>
    <w:rsid w:val="00921E7D"/>
    <w:rsid w:val="00922D53"/>
    <w:rsid w:val="00925EF4"/>
    <w:rsid w:val="009262C9"/>
    <w:rsid w:val="00927C77"/>
    <w:rsid w:val="009301F3"/>
    <w:rsid w:val="00930EB9"/>
    <w:rsid w:val="009314D7"/>
    <w:rsid w:val="00932180"/>
    <w:rsid w:val="009326C9"/>
    <w:rsid w:val="00932AD9"/>
    <w:rsid w:val="00932DE0"/>
    <w:rsid w:val="009338E7"/>
    <w:rsid w:val="00933DC7"/>
    <w:rsid w:val="00933F86"/>
    <w:rsid w:val="00935789"/>
    <w:rsid w:val="00940FBE"/>
    <w:rsid w:val="0094158D"/>
    <w:rsid w:val="009418F4"/>
    <w:rsid w:val="00941B89"/>
    <w:rsid w:val="009422D6"/>
    <w:rsid w:val="00942BBC"/>
    <w:rsid w:val="00943A97"/>
    <w:rsid w:val="009440E4"/>
    <w:rsid w:val="00944180"/>
    <w:rsid w:val="00944AA0"/>
    <w:rsid w:val="009456B9"/>
    <w:rsid w:val="00947445"/>
    <w:rsid w:val="00947DA2"/>
    <w:rsid w:val="00950EF7"/>
    <w:rsid w:val="00951177"/>
    <w:rsid w:val="00951992"/>
    <w:rsid w:val="00952E0F"/>
    <w:rsid w:val="00953A9C"/>
    <w:rsid w:val="009545EE"/>
    <w:rsid w:val="0095521B"/>
    <w:rsid w:val="009553BD"/>
    <w:rsid w:val="00956645"/>
    <w:rsid w:val="00960850"/>
    <w:rsid w:val="0096384E"/>
    <w:rsid w:val="00963958"/>
    <w:rsid w:val="00964088"/>
    <w:rsid w:val="00965276"/>
    <w:rsid w:val="00965459"/>
    <w:rsid w:val="009673E8"/>
    <w:rsid w:val="00970352"/>
    <w:rsid w:val="009708ED"/>
    <w:rsid w:val="00970A65"/>
    <w:rsid w:val="00970D10"/>
    <w:rsid w:val="00970D94"/>
    <w:rsid w:val="009722FF"/>
    <w:rsid w:val="00972835"/>
    <w:rsid w:val="00973FEF"/>
    <w:rsid w:val="009742E6"/>
    <w:rsid w:val="00974DB8"/>
    <w:rsid w:val="00975EF9"/>
    <w:rsid w:val="00976971"/>
    <w:rsid w:val="00980661"/>
    <w:rsid w:val="0098093B"/>
    <w:rsid w:val="00980B7D"/>
    <w:rsid w:val="00980FF5"/>
    <w:rsid w:val="00981941"/>
    <w:rsid w:val="0098214A"/>
    <w:rsid w:val="009826B3"/>
    <w:rsid w:val="0098569B"/>
    <w:rsid w:val="00987344"/>
    <w:rsid w:val="009876D4"/>
    <w:rsid w:val="00987D26"/>
    <w:rsid w:val="009903D0"/>
    <w:rsid w:val="009914A5"/>
    <w:rsid w:val="009922A4"/>
    <w:rsid w:val="00993B5B"/>
    <w:rsid w:val="00994B58"/>
    <w:rsid w:val="00994BFD"/>
    <w:rsid w:val="00994E38"/>
    <w:rsid w:val="0099548E"/>
    <w:rsid w:val="00996425"/>
    <w:rsid w:val="00996456"/>
    <w:rsid w:val="00996A12"/>
    <w:rsid w:val="00997B0F"/>
    <w:rsid w:val="009A0098"/>
    <w:rsid w:val="009A03BF"/>
    <w:rsid w:val="009A0CC3"/>
    <w:rsid w:val="009A10F1"/>
    <w:rsid w:val="009A1CAD"/>
    <w:rsid w:val="009A25C7"/>
    <w:rsid w:val="009A3440"/>
    <w:rsid w:val="009A3B59"/>
    <w:rsid w:val="009A5832"/>
    <w:rsid w:val="009A62FC"/>
    <w:rsid w:val="009A6838"/>
    <w:rsid w:val="009B04B3"/>
    <w:rsid w:val="009B24B5"/>
    <w:rsid w:val="009B308B"/>
    <w:rsid w:val="009B30EF"/>
    <w:rsid w:val="009B4EBC"/>
    <w:rsid w:val="009B5ABB"/>
    <w:rsid w:val="009B5B88"/>
    <w:rsid w:val="009B634D"/>
    <w:rsid w:val="009B646C"/>
    <w:rsid w:val="009B73CE"/>
    <w:rsid w:val="009B7947"/>
    <w:rsid w:val="009C0B37"/>
    <w:rsid w:val="009C0C6D"/>
    <w:rsid w:val="009C2461"/>
    <w:rsid w:val="009C52F9"/>
    <w:rsid w:val="009C5A15"/>
    <w:rsid w:val="009C6FE2"/>
    <w:rsid w:val="009C7674"/>
    <w:rsid w:val="009D004A"/>
    <w:rsid w:val="009D0695"/>
    <w:rsid w:val="009D2D50"/>
    <w:rsid w:val="009D33ED"/>
    <w:rsid w:val="009D40C0"/>
    <w:rsid w:val="009D4826"/>
    <w:rsid w:val="009D532B"/>
    <w:rsid w:val="009D5880"/>
    <w:rsid w:val="009D622F"/>
    <w:rsid w:val="009D76DE"/>
    <w:rsid w:val="009E017E"/>
    <w:rsid w:val="009E12D6"/>
    <w:rsid w:val="009E1DD1"/>
    <w:rsid w:val="009E1FD4"/>
    <w:rsid w:val="009E3981"/>
    <w:rsid w:val="009E3B07"/>
    <w:rsid w:val="009E3D0F"/>
    <w:rsid w:val="009E4C42"/>
    <w:rsid w:val="009E51D1"/>
    <w:rsid w:val="009E5531"/>
    <w:rsid w:val="009E6A5A"/>
    <w:rsid w:val="009E784B"/>
    <w:rsid w:val="009F0674"/>
    <w:rsid w:val="009F171E"/>
    <w:rsid w:val="009F37DE"/>
    <w:rsid w:val="009F397B"/>
    <w:rsid w:val="009F3D2F"/>
    <w:rsid w:val="009F3E57"/>
    <w:rsid w:val="009F3EED"/>
    <w:rsid w:val="009F4310"/>
    <w:rsid w:val="009F48C3"/>
    <w:rsid w:val="009F5732"/>
    <w:rsid w:val="009F5994"/>
    <w:rsid w:val="009F6643"/>
    <w:rsid w:val="009F6C59"/>
    <w:rsid w:val="009F6EFF"/>
    <w:rsid w:val="009F7052"/>
    <w:rsid w:val="00A02668"/>
    <w:rsid w:val="00A02801"/>
    <w:rsid w:val="00A034AD"/>
    <w:rsid w:val="00A04ABF"/>
    <w:rsid w:val="00A06A39"/>
    <w:rsid w:val="00A07F58"/>
    <w:rsid w:val="00A108A1"/>
    <w:rsid w:val="00A11E33"/>
    <w:rsid w:val="00A1246E"/>
    <w:rsid w:val="00A131CB"/>
    <w:rsid w:val="00A13B1B"/>
    <w:rsid w:val="00A14847"/>
    <w:rsid w:val="00A1512B"/>
    <w:rsid w:val="00A16D6D"/>
    <w:rsid w:val="00A17094"/>
    <w:rsid w:val="00A176F6"/>
    <w:rsid w:val="00A17F25"/>
    <w:rsid w:val="00A203C2"/>
    <w:rsid w:val="00A20ADD"/>
    <w:rsid w:val="00A20FA8"/>
    <w:rsid w:val="00A21383"/>
    <w:rsid w:val="00A2199F"/>
    <w:rsid w:val="00A21B31"/>
    <w:rsid w:val="00A22F0B"/>
    <w:rsid w:val="00A2360E"/>
    <w:rsid w:val="00A238C7"/>
    <w:rsid w:val="00A23F72"/>
    <w:rsid w:val="00A25D7C"/>
    <w:rsid w:val="00A26E0B"/>
    <w:rsid w:val="00A26E0C"/>
    <w:rsid w:val="00A274D0"/>
    <w:rsid w:val="00A27B40"/>
    <w:rsid w:val="00A30A09"/>
    <w:rsid w:val="00A3219E"/>
    <w:rsid w:val="00A3289C"/>
    <w:rsid w:val="00A32FCB"/>
    <w:rsid w:val="00A348E2"/>
    <w:rsid w:val="00A34C25"/>
    <w:rsid w:val="00A3507D"/>
    <w:rsid w:val="00A358AB"/>
    <w:rsid w:val="00A36A05"/>
    <w:rsid w:val="00A36FEF"/>
    <w:rsid w:val="00A3717A"/>
    <w:rsid w:val="00A377FB"/>
    <w:rsid w:val="00A4045B"/>
    <w:rsid w:val="00A4067C"/>
    <w:rsid w:val="00A4088C"/>
    <w:rsid w:val="00A40BD4"/>
    <w:rsid w:val="00A412D3"/>
    <w:rsid w:val="00A41EF8"/>
    <w:rsid w:val="00A41F22"/>
    <w:rsid w:val="00A43CE7"/>
    <w:rsid w:val="00A4456B"/>
    <w:rsid w:val="00A448D4"/>
    <w:rsid w:val="00A452E0"/>
    <w:rsid w:val="00A456C7"/>
    <w:rsid w:val="00A461E7"/>
    <w:rsid w:val="00A503C0"/>
    <w:rsid w:val="00A50523"/>
    <w:rsid w:val="00A506DF"/>
    <w:rsid w:val="00A519E8"/>
    <w:rsid w:val="00A51EA5"/>
    <w:rsid w:val="00A53742"/>
    <w:rsid w:val="00A546F5"/>
    <w:rsid w:val="00A54845"/>
    <w:rsid w:val="00A54875"/>
    <w:rsid w:val="00A551EC"/>
    <w:rsid w:val="00A55544"/>
    <w:rsid w:val="00A55722"/>
    <w:rsid w:val="00A557A1"/>
    <w:rsid w:val="00A6077A"/>
    <w:rsid w:val="00A60C8B"/>
    <w:rsid w:val="00A60D92"/>
    <w:rsid w:val="00A63059"/>
    <w:rsid w:val="00A63AE3"/>
    <w:rsid w:val="00A651A4"/>
    <w:rsid w:val="00A71361"/>
    <w:rsid w:val="00A72307"/>
    <w:rsid w:val="00A73F80"/>
    <w:rsid w:val="00A746E2"/>
    <w:rsid w:val="00A75DC5"/>
    <w:rsid w:val="00A769CE"/>
    <w:rsid w:val="00A76CAA"/>
    <w:rsid w:val="00A80112"/>
    <w:rsid w:val="00A80619"/>
    <w:rsid w:val="00A80C47"/>
    <w:rsid w:val="00A81180"/>
    <w:rsid w:val="00A81CF5"/>
    <w:rsid w:val="00A81FF2"/>
    <w:rsid w:val="00A82340"/>
    <w:rsid w:val="00A82C97"/>
    <w:rsid w:val="00A82F6A"/>
    <w:rsid w:val="00A833BC"/>
    <w:rsid w:val="00A83904"/>
    <w:rsid w:val="00A86B61"/>
    <w:rsid w:val="00A86C4A"/>
    <w:rsid w:val="00A9094B"/>
    <w:rsid w:val="00A90A79"/>
    <w:rsid w:val="00A90CDF"/>
    <w:rsid w:val="00A917D1"/>
    <w:rsid w:val="00A9198B"/>
    <w:rsid w:val="00A92C85"/>
    <w:rsid w:val="00A93892"/>
    <w:rsid w:val="00A93F80"/>
    <w:rsid w:val="00A94D1C"/>
    <w:rsid w:val="00A952E6"/>
    <w:rsid w:val="00A96B30"/>
    <w:rsid w:val="00A975D6"/>
    <w:rsid w:val="00A97928"/>
    <w:rsid w:val="00A97AFC"/>
    <w:rsid w:val="00AA18F1"/>
    <w:rsid w:val="00AA3067"/>
    <w:rsid w:val="00AA41BF"/>
    <w:rsid w:val="00AA442D"/>
    <w:rsid w:val="00AA5152"/>
    <w:rsid w:val="00AA59B5"/>
    <w:rsid w:val="00AA7777"/>
    <w:rsid w:val="00AA7B84"/>
    <w:rsid w:val="00AB0CE5"/>
    <w:rsid w:val="00AB1F8C"/>
    <w:rsid w:val="00AB223D"/>
    <w:rsid w:val="00AB2D9F"/>
    <w:rsid w:val="00AB3F3F"/>
    <w:rsid w:val="00AB4C5F"/>
    <w:rsid w:val="00AB770F"/>
    <w:rsid w:val="00AC0B4C"/>
    <w:rsid w:val="00AC0DDF"/>
    <w:rsid w:val="00AC1164"/>
    <w:rsid w:val="00AC15DC"/>
    <w:rsid w:val="00AC2296"/>
    <w:rsid w:val="00AC2754"/>
    <w:rsid w:val="00AC3492"/>
    <w:rsid w:val="00AC3F0B"/>
    <w:rsid w:val="00AC48B0"/>
    <w:rsid w:val="00AC4ACD"/>
    <w:rsid w:val="00AC52D9"/>
    <w:rsid w:val="00AC5DFB"/>
    <w:rsid w:val="00AC7ACC"/>
    <w:rsid w:val="00AD13DC"/>
    <w:rsid w:val="00AD4F36"/>
    <w:rsid w:val="00AD5052"/>
    <w:rsid w:val="00AD6ABC"/>
    <w:rsid w:val="00AD6DE2"/>
    <w:rsid w:val="00AD6EDA"/>
    <w:rsid w:val="00AD7281"/>
    <w:rsid w:val="00AE0A40"/>
    <w:rsid w:val="00AE1ED4"/>
    <w:rsid w:val="00AE21E1"/>
    <w:rsid w:val="00AE2F8D"/>
    <w:rsid w:val="00AE3BAE"/>
    <w:rsid w:val="00AE441E"/>
    <w:rsid w:val="00AE46BC"/>
    <w:rsid w:val="00AE6A21"/>
    <w:rsid w:val="00AE758E"/>
    <w:rsid w:val="00AF11FE"/>
    <w:rsid w:val="00AF1C8F"/>
    <w:rsid w:val="00AF1DA0"/>
    <w:rsid w:val="00AF2B68"/>
    <w:rsid w:val="00AF2BAB"/>
    <w:rsid w:val="00AF2C92"/>
    <w:rsid w:val="00AF3EC1"/>
    <w:rsid w:val="00AF432D"/>
    <w:rsid w:val="00AF5025"/>
    <w:rsid w:val="00AF519F"/>
    <w:rsid w:val="00AF536E"/>
    <w:rsid w:val="00AF5387"/>
    <w:rsid w:val="00AF55F5"/>
    <w:rsid w:val="00AF6614"/>
    <w:rsid w:val="00AF6B42"/>
    <w:rsid w:val="00AF7E86"/>
    <w:rsid w:val="00B00D00"/>
    <w:rsid w:val="00B013A5"/>
    <w:rsid w:val="00B024B9"/>
    <w:rsid w:val="00B02511"/>
    <w:rsid w:val="00B02733"/>
    <w:rsid w:val="00B02791"/>
    <w:rsid w:val="00B05FD2"/>
    <w:rsid w:val="00B077FA"/>
    <w:rsid w:val="00B11F69"/>
    <w:rsid w:val="00B122CE"/>
    <w:rsid w:val="00B127D7"/>
    <w:rsid w:val="00B13B0C"/>
    <w:rsid w:val="00B142B7"/>
    <w:rsid w:val="00B14408"/>
    <w:rsid w:val="00B1453A"/>
    <w:rsid w:val="00B14597"/>
    <w:rsid w:val="00B15286"/>
    <w:rsid w:val="00B1616C"/>
    <w:rsid w:val="00B20D17"/>
    <w:rsid w:val="00B20F82"/>
    <w:rsid w:val="00B219D3"/>
    <w:rsid w:val="00B24DAF"/>
    <w:rsid w:val="00B25BD5"/>
    <w:rsid w:val="00B265BA"/>
    <w:rsid w:val="00B26AD8"/>
    <w:rsid w:val="00B27694"/>
    <w:rsid w:val="00B30783"/>
    <w:rsid w:val="00B3121F"/>
    <w:rsid w:val="00B3269E"/>
    <w:rsid w:val="00B333E8"/>
    <w:rsid w:val="00B34079"/>
    <w:rsid w:val="00B34A02"/>
    <w:rsid w:val="00B3502A"/>
    <w:rsid w:val="00B350DF"/>
    <w:rsid w:val="00B354CB"/>
    <w:rsid w:val="00B3793A"/>
    <w:rsid w:val="00B401BA"/>
    <w:rsid w:val="00B407E4"/>
    <w:rsid w:val="00B4139B"/>
    <w:rsid w:val="00B4178F"/>
    <w:rsid w:val="00B42258"/>
    <w:rsid w:val="00B425B6"/>
    <w:rsid w:val="00B42A72"/>
    <w:rsid w:val="00B43812"/>
    <w:rsid w:val="00B441AE"/>
    <w:rsid w:val="00B4422A"/>
    <w:rsid w:val="00B45A65"/>
    <w:rsid w:val="00B45F33"/>
    <w:rsid w:val="00B468BE"/>
    <w:rsid w:val="00B46D50"/>
    <w:rsid w:val="00B47BA3"/>
    <w:rsid w:val="00B50674"/>
    <w:rsid w:val="00B5157D"/>
    <w:rsid w:val="00B51AE0"/>
    <w:rsid w:val="00B53170"/>
    <w:rsid w:val="00B53603"/>
    <w:rsid w:val="00B548B9"/>
    <w:rsid w:val="00B5497E"/>
    <w:rsid w:val="00B56BBE"/>
    <w:rsid w:val="00B56DBE"/>
    <w:rsid w:val="00B605A2"/>
    <w:rsid w:val="00B606FC"/>
    <w:rsid w:val="00B60BFB"/>
    <w:rsid w:val="00B624B5"/>
    <w:rsid w:val="00B62999"/>
    <w:rsid w:val="00B62AFB"/>
    <w:rsid w:val="00B62B54"/>
    <w:rsid w:val="00B6341B"/>
    <w:rsid w:val="00B63BE3"/>
    <w:rsid w:val="00B64146"/>
    <w:rsid w:val="00B64885"/>
    <w:rsid w:val="00B64E14"/>
    <w:rsid w:val="00B64FA3"/>
    <w:rsid w:val="00B6518A"/>
    <w:rsid w:val="00B658CA"/>
    <w:rsid w:val="00B65A91"/>
    <w:rsid w:val="00B65F9E"/>
    <w:rsid w:val="00B66810"/>
    <w:rsid w:val="00B66EC3"/>
    <w:rsid w:val="00B6701D"/>
    <w:rsid w:val="00B702A1"/>
    <w:rsid w:val="00B71189"/>
    <w:rsid w:val="00B72706"/>
    <w:rsid w:val="00B72BE3"/>
    <w:rsid w:val="00B73B80"/>
    <w:rsid w:val="00B75683"/>
    <w:rsid w:val="00B7570A"/>
    <w:rsid w:val="00B75A53"/>
    <w:rsid w:val="00B770C7"/>
    <w:rsid w:val="00B77DB2"/>
    <w:rsid w:val="00B80F26"/>
    <w:rsid w:val="00B81B82"/>
    <w:rsid w:val="00B822BD"/>
    <w:rsid w:val="00B8236C"/>
    <w:rsid w:val="00B842F4"/>
    <w:rsid w:val="00B84565"/>
    <w:rsid w:val="00B91A12"/>
    <w:rsid w:val="00B91A7B"/>
    <w:rsid w:val="00B92559"/>
    <w:rsid w:val="00B929DD"/>
    <w:rsid w:val="00B93441"/>
    <w:rsid w:val="00B93AF6"/>
    <w:rsid w:val="00B93BB7"/>
    <w:rsid w:val="00B94A3F"/>
    <w:rsid w:val="00B94D58"/>
    <w:rsid w:val="00B95405"/>
    <w:rsid w:val="00B963F1"/>
    <w:rsid w:val="00BA020A"/>
    <w:rsid w:val="00BA0A02"/>
    <w:rsid w:val="00BA351E"/>
    <w:rsid w:val="00BA3A70"/>
    <w:rsid w:val="00BA4CC8"/>
    <w:rsid w:val="00BA4D60"/>
    <w:rsid w:val="00BA635A"/>
    <w:rsid w:val="00BA687D"/>
    <w:rsid w:val="00BB0232"/>
    <w:rsid w:val="00BB025A"/>
    <w:rsid w:val="00BB02A4"/>
    <w:rsid w:val="00BB0800"/>
    <w:rsid w:val="00BB0ECE"/>
    <w:rsid w:val="00BB0F0B"/>
    <w:rsid w:val="00BB106D"/>
    <w:rsid w:val="00BB1270"/>
    <w:rsid w:val="00BB15DF"/>
    <w:rsid w:val="00BB1E44"/>
    <w:rsid w:val="00BB26D5"/>
    <w:rsid w:val="00BB4AFE"/>
    <w:rsid w:val="00BB5267"/>
    <w:rsid w:val="00BB52B8"/>
    <w:rsid w:val="00BB59D8"/>
    <w:rsid w:val="00BB5B18"/>
    <w:rsid w:val="00BB6611"/>
    <w:rsid w:val="00BB6F49"/>
    <w:rsid w:val="00BB7E69"/>
    <w:rsid w:val="00BC0E51"/>
    <w:rsid w:val="00BC3C1F"/>
    <w:rsid w:val="00BC60A8"/>
    <w:rsid w:val="00BC7CE7"/>
    <w:rsid w:val="00BD0CA6"/>
    <w:rsid w:val="00BD238B"/>
    <w:rsid w:val="00BD295E"/>
    <w:rsid w:val="00BD4664"/>
    <w:rsid w:val="00BD640C"/>
    <w:rsid w:val="00BE0023"/>
    <w:rsid w:val="00BE1193"/>
    <w:rsid w:val="00BE1423"/>
    <w:rsid w:val="00BE1657"/>
    <w:rsid w:val="00BE1C41"/>
    <w:rsid w:val="00BE2215"/>
    <w:rsid w:val="00BE231C"/>
    <w:rsid w:val="00BE33E9"/>
    <w:rsid w:val="00BE3831"/>
    <w:rsid w:val="00BE43F9"/>
    <w:rsid w:val="00BE57DF"/>
    <w:rsid w:val="00BE628D"/>
    <w:rsid w:val="00BE768F"/>
    <w:rsid w:val="00BF0BB8"/>
    <w:rsid w:val="00BF3479"/>
    <w:rsid w:val="00BF4849"/>
    <w:rsid w:val="00BF4EA7"/>
    <w:rsid w:val="00BF5941"/>
    <w:rsid w:val="00BF6525"/>
    <w:rsid w:val="00BF72DD"/>
    <w:rsid w:val="00BFA9F1"/>
    <w:rsid w:val="00C00EDB"/>
    <w:rsid w:val="00C010F7"/>
    <w:rsid w:val="00C02203"/>
    <w:rsid w:val="00C02863"/>
    <w:rsid w:val="00C0383A"/>
    <w:rsid w:val="00C03DBA"/>
    <w:rsid w:val="00C045FE"/>
    <w:rsid w:val="00C04A9F"/>
    <w:rsid w:val="00C0509A"/>
    <w:rsid w:val="00C067FF"/>
    <w:rsid w:val="00C06A60"/>
    <w:rsid w:val="00C07FE4"/>
    <w:rsid w:val="00C1058A"/>
    <w:rsid w:val="00C1078F"/>
    <w:rsid w:val="00C10B12"/>
    <w:rsid w:val="00C12862"/>
    <w:rsid w:val="00C13D28"/>
    <w:rsid w:val="00C14585"/>
    <w:rsid w:val="00C16071"/>
    <w:rsid w:val="00C165A0"/>
    <w:rsid w:val="00C20151"/>
    <w:rsid w:val="00C2134C"/>
    <w:rsid w:val="00C216CE"/>
    <w:rsid w:val="00C2184F"/>
    <w:rsid w:val="00C21A6D"/>
    <w:rsid w:val="00C21D46"/>
    <w:rsid w:val="00C2210A"/>
    <w:rsid w:val="00C223EB"/>
    <w:rsid w:val="00C22A78"/>
    <w:rsid w:val="00C23C7E"/>
    <w:rsid w:val="00C246C5"/>
    <w:rsid w:val="00C24B25"/>
    <w:rsid w:val="00C24F76"/>
    <w:rsid w:val="00C25510"/>
    <w:rsid w:val="00C25A82"/>
    <w:rsid w:val="00C302CC"/>
    <w:rsid w:val="00C30961"/>
    <w:rsid w:val="00C30A2A"/>
    <w:rsid w:val="00C32D31"/>
    <w:rsid w:val="00C33379"/>
    <w:rsid w:val="00C33469"/>
    <w:rsid w:val="00C33993"/>
    <w:rsid w:val="00C340A7"/>
    <w:rsid w:val="00C347DC"/>
    <w:rsid w:val="00C35485"/>
    <w:rsid w:val="00C36492"/>
    <w:rsid w:val="00C36A99"/>
    <w:rsid w:val="00C37BA6"/>
    <w:rsid w:val="00C40210"/>
    <w:rsid w:val="00C4069E"/>
    <w:rsid w:val="00C41ADC"/>
    <w:rsid w:val="00C43B63"/>
    <w:rsid w:val="00C44149"/>
    <w:rsid w:val="00C44410"/>
    <w:rsid w:val="00C44A15"/>
    <w:rsid w:val="00C4630A"/>
    <w:rsid w:val="00C501BC"/>
    <w:rsid w:val="00C512B0"/>
    <w:rsid w:val="00C523F0"/>
    <w:rsid w:val="00C526D2"/>
    <w:rsid w:val="00C53A91"/>
    <w:rsid w:val="00C54D51"/>
    <w:rsid w:val="00C558F4"/>
    <w:rsid w:val="00C5765B"/>
    <w:rsid w:val="00C5794E"/>
    <w:rsid w:val="00C60968"/>
    <w:rsid w:val="00C615C7"/>
    <w:rsid w:val="00C635EA"/>
    <w:rsid w:val="00C63D39"/>
    <w:rsid w:val="00C63EDD"/>
    <w:rsid w:val="00C64081"/>
    <w:rsid w:val="00C64214"/>
    <w:rsid w:val="00C64F40"/>
    <w:rsid w:val="00C653C9"/>
    <w:rsid w:val="00C65B36"/>
    <w:rsid w:val="00C704AD"/>
    <w:rsid w:val="00C71849"/>
    <w:rsid w:val="00C722A8"/>
    <w:rsid w:val="00C724A0"/>
    <w:rsid w:val="00C7292E"/>
    <w:rsid w:val="00C733E1"/>
    <w:rsid w:val="00C7399B"/>
    <w:rsid w:val="00C746F8"/>
    <w:rsid w:val="00C74E88"/>
    <w:rsid w:val="00C74F86"/>
    <w:rsid w:val="00C76DAE"/>
    <w:rsid w:val="00C80924"/>
    <w:rsid w:val="00C81348"/>
    <w:rsid w:val="00C82626"/>
    <w:rsid w:val="00C8286B"/>
    <w:rsid w:val="00C82B3E"/>
    <w:rsid w:val="00C84019"/>
    <w:rsid w:val="00C86B2D"/>
    <w:rsid w:val="00C87A66"/>
    <w:rsid w:val="00C91C57"/>
    <w:rsid w:val="00C939FD"/>
    <w:rsid w:val="00C947F8"/>
    <w:rsid w:val="00C9515F"/>
    <w:rsid w:val="00C954E5"/>
    <w:rsid w:val="00C9581F"/>
    <w:rsid w:val="00C963C5"/>
    <w:rsid w:val="00C97BA1"/>
    <w:rsid w:val="00CA030C"/>
    <w:rsid w:val="00CA1483"/>
    <w:rsid w:val="00CA1F41"/>
    <w:rsid w:val="00CA2C52"/>
    <w:rsid w:val="00CA2EF2"/>
    <w:rsid w:val="00CA32EE"/>
    <w:rsid w:val="00CA349C"/>
    <w:rsid w:val="00CA34DB"/>
    <w:rsid w:val="00CA3B63"/>
    <w:rsid w:val="00CA462B"/>
    <w:rsid w:val="00CA4FCE"/>
    <w:rsid w:val="00CA5771"/>
    <w:rsid w:val="00CA58B0"/>
    <w:rsid w:val="00CA6A1A"/>
    <w:rsid w:val="00CB1B67"/>
    <w:rsid w:val="00CB35E2"/>
    <w:rsid w:val="00CB36B3"/>
    <w:rsid w:val="00CB40C3"/>
    <w:rsid w:val="00CB437A"/>
    <w:rsid w:val="00CB49DD"/>
    <w:rsid w:val="00CB4FE1"/>
    <w:rsid w:val="00CB5EE6"/>
    <w:rsid w:val="00CB66C9"/>
    <w:rsid w:val="00CB771A"/>
    <w:rsid w:val="00CB7E2E"/>
    <w:rsid w:val="00CC05E1"/>
    <w:rsid w:val="00CC1E75"/>
    <w:rsid w:val="00CC2E0E"/>
    <w:rsid w:val="00CC361C"/>
    <w:rsid w:val="00CC42EB"/>
    <w:rsid w:val="00CC474B"/>
    <w:rsid w:val="00CC658C"/>
    <w:rsid w:val="00CC67BF"/>
    <w:rsid w:val="00CD0551"/>
    <w:rsid w:val="00CD0843"/>
    <w:rsid w:val="00CD1721"/>
    <w:rsid w:val="00CD1F30"/>
    <w:rsid w:val="00CD2835"/>
    <w:rsid w:val="00CD3819"/>
    <w:rsid w:val="00CD4801"/>
    <w:rsid w:val="00CD4E31"/>
    <w:rsid w:val="00CD5A78"/>
    <w:rsid w:val="00CD7345"/>
    <w:rsid w:val="00CD76C1"/>
    <w:rsid w:val="00CD7A18"/>
    <w:rsid w:val="00CD7E46"/>
    <w:rsid w:val="00CE07E3"/>
    <w:rsid w:val="00CE372E"/>
    <w:rsid w:val="00CE5909"/>
    <w:rsid w:val="00CF0A1B"/>
    <w:rsid w:val="00CF14DA"/>
    <w:rsid w:val="00CF19F6"/>
    <w:rsid w:val="00CF210B"/>
    <w:rsid w:val="00CF2F4F"/>
    <w:rsid w:val="00CF3F04"/>
    <w:rsid w:val="00CF536D"/>
    <w:rsid w:val="00CF68A8"/>
    <w:rsid w:val="00CF6C97"/>
    <w:rsid w:val="00D00393"/>
    <w:rsid w:val="00D011A9"/>
    <w:rsid w:val="00D02E9D"/>
    <w:rsid w:val="00D032D7"/>
    <w:rsid w:val="00D03C01"/>
    <w:rsid w:val="00D0401F"/>
    <w:rsid w:val="00D04C23"/>
    <w:rsid w:val="00D04D87"/>
    <w:rsid w:val="00D07D5F"/>
    <w:rsid w:val="00D10CB8"/>
    <w:rsid w:val="00D111D8"/>
    <w:rsid w:val="00D12806"/>
    <w:rsid w:val="00D12D44"/>
    <w:rsid w:val="00D15018"/>
    <w:rsid w:val="00D158AC"/>
    <w:rsid w:val="00D15ECE"/>
    <w:rsid w:val="00D1694C"/>
    <w:rsid w:val="00D17709"/>
    <w:rsid w:val="00D17F60"/>
    <w:rsid w:val="00D20F5E"/>
    <w:rsid w:val="00D2383D"/>
    <w:rsid w:val="00D23B76"/>
    <w:rsid w:val="00D24B4A"/>
    <w:rsid w:val="00D26295"/>
    <w:rsid w:val="00D26773"/>
    <w:rsid w:val="00D26830"/>
    <w:rsid w:val="00D26DD5"/>
    <w:rsid w:val="00D33218"/>
    <w:rsid w:val="00D379A3"/>
    <w:rsid w:val="00D401D4"/>
    <w:rsid w:val="00D41A16"/>
    <w:rsid w:val="00D4286E"/>
    <w:rsid w:val="00D42FB6"/>
    <w:rsid w:val="00D45980"/>
    <w:rsid w:val="00D45FF3"/>
    <w:rsid w:val="00D46967"/>
    <w:rsid w:val="00D471F8"/>
    <w:rsid w:val="00D47DA8"/>
    <w:rsid w:val="00D512CF"/>
    <w:rsid w:val="00D528B9"/>
    <w:rsid w:val="00D53186"/>
    <w:rsid w:val="00D53A4A"/>
    <w:rsid w:val="00D5407A"/>
    <w:rsid w:val="00D545A1"/>
    <w:rsid w:val="00D5487D"/>
    <w:rsid w:val="00D54A26"/>
    <w:rsid w:val="00D54E36"/>
    <w:rsid w:val="00D5648D"/>
    <w:rsid w:val="00D57F1D"/>
    <w:rsid w:val="00D60140"/>
    <w:rsid w:val="00D6024A"/>
    <w:rsid w:val="00D603A4"/>
    <w:rsid w:val="00D608B5"/>
    <w:rsid w:val="00D61B8B"/>
    <w:rsid w:val="00D6223A"/>
    <w:rsid w:val="00D64739"/>
    <w:rsid w:val="00D660BA"/>
    <w:rsid w:val="00D66575"/>
    <w:rsid w:val="00D6735D"/>
    <w:rsid w:val="00D67882"/>
    <w:rsid w:val="00D7146E"/>
    <w:rsid w:val="00D71659"/>
    <w:rsid w:val="00D71F99"/>
    <w:rsid w:val="00D73CA4"/>
    <w:rsid w:val="00D73D71"/>
    <w:rsid w:val="00D73EA1"/>
    <w:rsid w:val="00D74396"/>
    <w:rsid w:val="00D7477D"/>
    <w:rsid w:val="00D77EEA"/>
    <w:rsid w:val="00D80284"/>
    <w:rsid w:val="00D80416"/>
    <w:rsid w:val="00D80716"/>
    <w:rsid w:val="00D813DF"/>
    <w:rsid w:val="00D81F71"/>
    <w:rsid w:val="00D82275"/>
    <w:rsid w:val="00D82C81"/>
    <w:rsid w:val="00D82D26"/>
    <w:rsid w:val="00D844E0"/>
    <w:rsid w:val="00D84C0A"/>
    <w:rsid w:val="00D859D4"/>
    <w:rsid w:val="00D8642D"/>
    <w:rsid w:val="00D87414"/>
    <w:rsid w:val="00D908E5"/>
    <w:rsid w:val="00D90A5E"/>
    <w:rsid w:val="00D90EE0"/>
    <w:rsid w:val="00D91610"/>
    <w:rsid w:val="00D91A68"/>
    <w:rsid w:val="00D9262A"/>
    <w:rsid w:val="00D93430"/>
    <w:rsid w:val="00D942F7"/>
    <w:rsid w:val="00D95A68"/>
    <w:rsid w:val="00D95F47"/>
    <w:rsid w:val="00DA06A7"/>
    <w:rsid w:val="00DA17C7"/>
    <w:rsid w:val="00DA213D"/>
    <w:rsid w:val="00DA3728"/>
    <w:rsid w:val="00DA427F"/>
    <w:rsid w:val="00DA59EE"/>
    <w:rsid w:val="00DA5BB6"/>
    <w:rsid w:val="00DA6A9A"/>
    <w:rsid w:val="00DA6B18"/>
    <w:rsid w:val="00DA6C25"/>
    <w:rsid w:val="00DA77CE"/>
    <w:rsid w:val="00DB1AB3"/>
    <w:rsid w:val="00DB1EFD"/>
    <w:rsid w:val="00DB3EAF"/>
    <w:rsid w:val="00DB46C6"/>
    <w:rsid w:val="00DB6ABF"/>
    <w:rsid w:val="00DB788C"/>
    <w:rsid w:val="00DC195F"/>
    <w:rsid w:val="00DC24AA"/>
    <w:rsid w:val="00DC3203"/>
    <w:rsid w:val="00DC3C99"/>
    <w:rsid w:val="00DC52F5"/>
    <w:rsid w:val="00DC5FD0"/>
    <w:rsid w:val="00DC6663"/>
    <w:rsid w:val="00DC70D5"/>
    <w:rsid w:val="00DC7DF0"/>
    <w:rsid w:val="00DD0354"/>
    <w:rsid w:val="00DD27D7"/>
    <w:rsid w:val="00DD3FBD"/>
    <w:rsid w:val="00DD458C"/>
    <w:rsid w:val="00DD5E74"/>
    <w:rsid w:val="00DD6072"/>
    <w:rsid w:val="00DD72E9"/>
    <w:rsid w:val="00DD7605"/>
    <w:rsid w:val="00DE0CE2"/>
    <w:rsid w:val="00DE1B2D"/>
    <w:rsid w:val="00DE1EB3"/>
    <w:rsid w:val="00DE2020"/>
    <w:rsid w:val="00DE3097"/>
    <w:rsid w:val="00DE3476"/>
    <w:rsid w:val="00DE36D0"/>
    <w:rsid w:val="00DE3D8F"/>
    <w:rsid w:val="00DE48CE"/>
    <w:rsid w:val="00DE52D1"/>
    <w:rsid w:val="00DE72FF"/>
    <w:rsid w:val="00DE7BEA"/>
    <w:rsid w:val="00DE7C77"/>
    <w:rsid w:val="00DF3050"/>
    <w:rsid w:val="00DF4201"/>
    <w:rsid w:val="00DF5B84"/>
    <w:rsid w:val="00DF5C20"/>
    <w:rsid w:val="00DF5E49"/>
    <w:rsid w:val="00DF674D"/>
    <w:rsid w:val="00DF6D5B"/>
    <w:rsid w:val="00DF7548"/>
    <w:rsid w:val="00DF771B"/>
    <w:rsid w:val="00DF78FE"/>
    <w:rsid w:val="00DF7EE2"/>
    <w:rsid w:val="00E01337"/>
    <w:rsid w:val="00E01807"/>
    <w:rsid w:val="00E01BAA"/>
    <w:rsid w:val="00E0216D"/>
    <w:rsid w:val="00E0282A"/>
    <w:rsid w:val="00E02A72"/>
    <w:rsid w:val="00E02C9E"/>
    <w:rsid w:val="00E02D35"/>
    <w:rsid w:val="00E02F9B"/>
    <w:rsid w:val="00E0354A"/>
    <w:rsid w:val="00E03C9B"/>
    <w:rsid w:val="00E05964"/>
    <w:rsid w:val="00E07E14"/>
    <w:rsid w:val="00E106B2"/>
    <w:rsid w:val="00E10A27"/>
    <w:rsid w:val="00E13513"/>
    <w:rsid w:val="00E13E0A"/>
    <w:rsid w:val="00E14F94"/>
    <w:rsid w:val="00E17336"/>
    <w:rsid w:val="00E17D15"/>
    <w:rsid w:val="00E22B34"/>
    <w:rsid w:val="00E22B95"/>
    <w:rsid w:val="00E2558C"/>
    <w:rsid w:val="00E27188"/>
    <w:rsid w:val="00E30331"/>
    <w:rsid w:val="00E30A45"/>
    <w:rsid w:val="00E30BB8"/>
    <w:rsid w:val="00E316E9"/>
    <w:rsid w:val="00E3190E"/>
    <w:rsid w:val="00E31EFD"/>
    <w:rsid w:val="00E31F9C"/>
    <w:rsid w:val="00E32A89"/>
    <w:rsid w:val="00E33323"/>
    <w:rsid w:val="00E33C82"/>
    <w:rsid w:val="00E33E7A"/>
    <w:rsid w:val="00E37EBE"/>
    <w:rsid w:val="00E40402"/>
    <w:rsid w:val="00E40488"/>
    <w:rsid w:val="00E409A3"/>
    <w:rsid w:val="00E40A10"/>
    <w:rsid w:val="00E40D37"/>
    <w:rsid w:val="00E43E26"/>
    <w:rsid w:val="00E44B06"/>
    <w:rsid w:val="00E459CF"/>
    <w:rsid w:val="00E46F99"/>
    <w:rsid w:val="00E47C85"/>
    <w:rsid w:val="00E50194"/>
    <w:rsid w:val="00E50367"/>
    <w:rsid w:val="00E51052"/>
    <w:rsid w:val="00E51ABA"/>
    <w:rsid w:val="00E5244A"/>
    <w:rsid w:val="00E524CB"/>
    <w:rsid w:val="00E52504"/>
    <w:rsid w:val="00E52C10"/>
    <w:rsid w:val="00E52C7D"/>
    <w:rsid w:val="00E53E47"/>
    <w:rsid w:val="00E5438A"/>
    <w:rsid w:val="00E57506"/>
    <w:rsid w:val="00E57533"/>
    <w:rsid w:val="00E577CE"/>
    <w:rsid w:val="00E578C1"/>
    <w:rsid w:val="00E57B24"/>
    <w:rsid w:val="00E60C8D"/>
    <w:rsid w:val="00E6110D"/>
    <w:rsid w:val="00E6126B"/>
    <w:rsid w:val="00E619E1"/>
    <w:rsid w:val="00E62ADA"/>
    <w:rsid w:val="00E63F99"/>
    <w:rsid w:val="00E6478E"/>
    <w:rsid w:val="00E64C93"/>
    <w:rsid w:val="00E65456"/>
    <w:rsid w:val="00E65A91"/>
    <w:rsid w:val="00E66188"/>
    <w:rsid w:val="00E664FB"/>
    <w:rsid w:val="00E672F0"/>
    <w:rsid w:val="00E70373"/>
    <w:rsid w:val="00E72B06"/>
    <w:rsid w:val="00E72E40"/>
    <w:rsid w:val="00E73665"/>
    <w:rsid w:val="00E73999"/>
    <w:rsid w:val="00E73BDC"/>
    <w:rsid w:val="00E73E9E"/>
    <w:rsid w:val="00E74C76"/>
    <w:rsid w:val="00E803AD"/>
    <w:rsid w:val="00E807DF"/>
    <w:rsid w:val="00E81660"/>
    <w:rsid w:val="00E81708"/>
    <w:rsid w:val="00E819CB"/>
    <w:rsid w:val="00E823D5"/>
    <w:rsid w:val="00E83136"/>
    <w:rsid w:val="00E837D7"/>
    <w:rsid w:val="00E85388"/>
    <w:rsid w:val="00E854FE"/>
    <w:rsid w:val="00E870FC"/>
    <w:rsid w:val="00E906CC"/>
    <w:rsid w:val="00E91373"/>
    <w:rsid w:val="00E91536"/>
    <w:rsid w:val="00E925D4"/>
    <w:rsid w:val="00E939A0"/>
    <w:rsid w:val="00E96AE5"/>
    <w:rsid w:val="00E97E4E"/>
    <w:rsid w:val="00EA0741"/>
    <w:rsid w:val="00EA1347"/>
    <w:rsid w:val="00EA1CC2"/>
    <w:rsid w:val="00EA2D76"/>
    <w:rsid w:val="00EA3616"/>
    <w:rsid w:val="00EA3D41"/>
    <w:rsid w:val="00EA4644"/>
    <w:rsid w:val="00EA58B3"/>
    <w:rsid w:val="00EA599D"/>
    <w:rsid w:val="00EA758A"/>
    <w:rsid w:val="00EA76E6"/>
    <w:rsid w:val="00EB096F"/>
    <w:rsid w:val="00EB0EB0"/>
    <w:rsid w:val="00EB199F"/>
    <w:rsid w:val="00EB21A4"/>
    <w:rsid w:val="00EB27C4"/>
    <w:rsid w:val="00EB3064"/>
    <w:rsid w:val="00EB3FF3"/>
    <w:rsid w:val="00EB5387"/>
    <w:rsid w:val="00EB5C10"/>
    <w:rsid w:val="00EB5D05"/>
    <w:rsid w:val="00EB7322"/>
    <w:rsid w:val="00EB750E"/>
    <w:rsid w:val="00EB753D"/>
    <w:rsid w:val="00EB7B99"/>
    <w:rsid w:val="00EC06EC"/>
    <w:rsid w:val="00EC0C39"/>
    <w:rsid w:val="00EC0ECA"/>
    <w:rsid w:val="00EC0FE9"/>
    <w:rsid w:val="00EC198B"/>
    <w:rsid w:val="00EC426D"/>
    <w:rsid w:val="00EC571B"/>
    <w:rsid w:val="00EC57D7"/>
    <w:rsid w:val="00EC58D2"/>
    <w:rsid w:val="00EC6385"/>
    <w:rsid w:val="00EC6D5B"/>
    <w:rsid w:val="00EC7FE9"/>
    <w:rsid w:val="00ED1B35"/>
    <w:rsid w:val="00ED1D94"/>
    <w:rsid w:val="00ED1DE9"/>
    <w:rsid w:val="00ED23D4"/>
    <w:rsid w:val="00ED3108"/>
    <w:rsid w:val="00ED40B2"/>
    <w:rsid w:val="00ED5E0B"/>
    <w:rsid w:val="00ED6AC3"/>
    <w:rsid w:val="00ED7C3F"/>
    <w:rsid w:val="00ED7F0C"/>
    <w:rsid w:val="00EE00B1"/>
    <w:rsid w:val="00EE26E0"/>
    <w:rsid w:val="00EE3707"/>
    <w:rsid w:val="00EE37B6"/>
    <w:rsid w:val="00EE41D1"/>
    <w:rsid w:val="00EE6496"/>
    <w:rsid w:val="00EE75EC"/>
    <w:rsid w:val="00EF0329"/>
    <w:rsid w:val="00EF0F45"/>
    <w:rsid w:val="00EF1BFB"/>
    <w:rsid w:val="00EF2023"/>
    <w:rsid w:val="00EF243E"/>
    <w:rsid w:val="00EF2BEE"/>
    <w:rsid w:val="00EF56DC"/>
    <w:rsid w:val="00EF5D47"/>
    <w:rsid w:val="00EF66F5"/>
    <w:rsid w:val="00EF7463"/>
    <w:rsid w:val="00EF7971"/>
    <w:rsid w:val="00EF79BF"/>
    <w:rsid w:val="00EF7DBC"/>
    <w:rsid w:val="00EF7F5F"/>
    <w:rsid w:val="00F00025"/>
    <w:rsid w:val="00F002EF"/>
    <w:rsid w:val="00F01EE9"/>
    <w:rsid w:val="00F048AD"/>
    <w:rsid w:val="00F04900"/>
    <w:rsid w:val="00F04A1B"/>
    <w:rsid w:val="00F059EE"/>
    <w:rsid w:val="00F065A4"/>
    <w:rsid w:val="00F06D3D"/>
    <w:rsid w:val="00F074AE"/>
    <w:rsid w:val="00F11184"/>
    <w:rsid w:val="00F126B9"/>
    <w:rsid w:val="00F12715"/>
    <w:rsid w:val="00F138FB"/>
    <w:rsid w:val="00F144D5"/>
    <w:rsid w:val="00F146F0"/>
    <w:rsid w:val="00F15039"/>
    <w:rsid w:val="00F207F6"/>
    <w:rsid w:val="00F20FF3"/>
    <w:rsid w:val="00F2190B"/>
    <w:rsid w:val="00F228B5"/>
    <w:rsid w:val="00F22B89"/>
    <w:rsid w:val="00F22EE0"/>
    <w:rsid w:val="00F23893"/>
    <w:rsid w:val="00F2389C"/>
    <w:rsid w:val="00F24711"/>
    <w:rsid w:val="00F247E7"/>
    <w:rsid w:val="00F24C0C"/>
    <w:rsid w:val="00F2527D"/>
    <w:rsid w:val="00F2583E"/>
    <w:rsid w:val="00F25C67"/>
    <w:rsid w:val="00F25EA1"/>
    <w:rsid w:val="00F26554"/>
    <w:rsid w:val="00F26A9B"/>
    <w:rsid w:val="00F2746A"/>
    <w:rsid w:val="00F276BE"/>
    <w:rsid w:val="00F276D7"/>
    <w:rsid w:val="00F30DFF"/>
    <w:rsid w:val="00F31A76"/>
    <w:rsid w:val="00F326EE"/>
    <w:rsid w:val="00F32A69"/>
    <w:rsid w:val="00F32B80"/>
    <w:rsid w:val="00F33B84"/>
    <w:rsid w:val="00F340EB"/>
    <w:rsid w:val="00F344AE"/>
    <w:rsid w:val="00F35285"/>
    <w:rsid w:val="00F3547A"/>
    <w:rsid w:val="00F3556D"/>
    <w:rsid w:val="00F35C77"/>
    <w:rsid w:val="00F36C5A"/>
    <w:rsid w:val="00F40726"/>
    <w:rsid w:val="00F40E1E"/>
    <w:rsid w:val="00F41DC4"/>
    <w:rsid w:val="00F429A3"/>
    <w:rsid w:val="00F43B9D"/>
    <w:rsid w:val="00F44D5E"/>
    <w:rsid w:val="00F45686"/>
    <w:rsid w:val="00F46911"/>
    <w:rsid w:val="00F4691C"/>
    <w:rsid w:val="00F50292"/>
    <w:rsid w:val="00F503B1"/>
    <w:rsid w:val="00F5063B"/>
    <w:rsid w:val="00F50640"/>
    <w:rsid w:val="00F5310B"/>
    <w:rsid w:val="00F531ED"/>
    <w:rsid w:val="00F53A35"/>
    <w:rsid w:val="00F53D0A"/>
    <w:rsid w:val="00F54940"/>
    <w:rsid w:val="00F54CE6"/>
    <w:rsid w:val="00F55A3D"/>
    <w:rsid w:val="00F5744B"/>
    <w:rsid w:val="00F575DA"/>
    <w:rsid w:val="00F61209"/>
    <w:rsid w:val="00F614D4"/>
    <w:rsid w:val="00F61E2C"/>
    <w:rsid w:val="00F6259E"/>
    <w:rsid w:val="00F643F0"/>
    <w:rsid w:val="00F64F53"/>
    <w:rsid w:val="00F65045"/>
    <w:rsid w:val="00F651E8"/>
    <w:rsid w:val="00F653EA"/>
    <w:rsid w:val="00F65D1B"/>
    <w:rsid w:val="00F65DD4"/>
    <w:rsid w:val="00F66614"/>
    <w:rsid w:val="00F672B2"/>
    <w:rsid w:val="00F678E7"/>
    <w:rsid w:val="00F7030F"/>
    <w:rsid w:val="00F70496"/>
    <w:rsid w:val="00F70899"/>
    <w:rsid w:val="00F70AAF"/>
    <w:rsid w:val="00F73B71"/>
    <w:rsid w:val="00F74598"/>
    <w:rsid w:val="00F74BE8"/>
    <w:rsid w:val="00F750A1"/>
    <w:rsid w:val="00F75C6E"/>
    <w:rsid w:val="00F76132"/>
    <w:rsid w:val="00F81087"/>
    <w:rsid w:val="00F81491"/>
    <w:rsid w:val="00F81F0C"/>
    <w:rsid w:val="00F82B4E"/>
    <w:rsid w:val="00F83973"/>
    <w:rsid w:val="00F84A42"/>
    <w:rsid w:val="00F84E9B"/>
    <w:rsid w:val="00F8622A"/>
    <w:rsid w:val="00F87F28"/>
    <w:rsid w:val="00F87FA3"/>
    <w:rsid w:val="00F90DE9"/>
    <w:rsid w:val="00F91124"/>
    <w:rsid w:val="00F912EA"/>
    <w:rsid w:val="00F9175B"/>
    <w:rsid w:val="00F93AB5"/>
    <w:rsid w:val="00F93D8C"/>
    <w:rsid w:val="00F94D6D"/>
    <w:rsid w:val="00F96BC7"/>
    <w:rsid w:val="00F97C7F"/>
    <w:rsid w:val="00FA0121"/>
    <w:rsid w:val="00FA076A"/>
    <w:rsid w:val="00FA2B8A"/>
    <w:rsid w:val="00FA3102"/>
    <w:rsid w:val="00FA48D4"/>
    <w:rsid w:val="00FA51AD"/>
    <w:rsid w:val="00FA54FA"/>
    <w:rsid w:val="00FA5870"/>
    <w:rsid w:val="00FA5FEA"/>
    <w:rsid w:val="00FA688D"/>
    <w:rsid w:val="00FA6D39"/>
    <w:rsid w:val="00FB0209"/>
    <w:rsid w:val="00FB0CB5"/>
    <w:rsid w:val="00FB17BC"/>
    <w:rsid w:val="00FB1B50"/>
    <w:rsid w:val="00FB1F1B"/>
    <w:rsid w:val="00FB227E"/>
    <w:rsid w:val="00FB3D61"/>
    <w:rsid w:val="00FB44CE"/>
    <w:rsid w:val="00FB5009"/>
    <w:rsid w:val="00FB6737"/>
    <w:rsid w:val="00FB76AB"/>
    <w:rsid w:val="00FB7D85"/>
    <w:rsid w:val="00FC009D"/>
    <w:rsid w:val="00FC01B2"/>
    <w:rsid w:val="00FC18B0"/>
    <w:rsid w:val="00FC352E"/>
    <w:rsid w:val="00FC437B"/>
    <w:rsid w:val="00FC5D43"/>
    <w:rsid w:val="00FC6623"/>
    <w:rsid w:val="00FC9001"/>
    <w:rsid w:val="00FD03FE"/>
    <w:rsid w:val="00FD126E"/>
    <w:rsid w:val="00FD127B"/>
    <w:rsid w:val="00FD238B"/>
    <w:rsid w:val="00FD344F"/>
    <w:rsid w:val="00FD3C36"/>
    <w:rsid w:val="00FD4D81"/>
    <w:rsid w:val="00FD4E48"/>
    <w:rsid w:val="00FD6967"/>
    <w:rsid w:val="00FD7498"/>
    <w:rsid w:val="00FD7FB3"/>
    <w:rsid w:val="00FE0749"/>
    <w:rsid w:val="00FE2756"/>
    <w:rsid w:val="00FE2C24"/>
    <w:rsid w:val="00FE378E"/>
    <w:rsid w:val="00FE3EDA"/>
    <w:rsid w:val="00FE4713"/>
    <w:rsid w:val="00FE66BF"/>
    <w:rsid w:val="00FE66C9"/>
    <w:rsid w:val="00FF074E"/>
    <w:rsid w:val="00FF1F44"/>
    <w:rsid w:val="00FF225E"/>
    <w:rsid w:val="00FF27EB"/>
    <w:rsid w:val="00FF2D7F"/>
    <w:rsid w:val="00FF4067"/>
    <w:rsid w:val="00FF672C"/>
    <w:rsid w:val="00FF6A42"/>
    <w:rsid w:val="00FF6CE8"/>
    <w:rsid w:val="00FF70AF"/>
    <w:rsid w:val="00FF732D"/>
    <w:rsid w:val="01394AE9"/>
    <w:rsid w:val="013ACFC9"/>
    <w:rsid w:val="01515504"/>
    <w:rsid w:val="01685977"/>
    <w:rsid w:val="01977C43"/>
    <w:rsid w:val="019A9B5F"/>
    <w:rsid w:val="01A78925"/>
    <w:rsid w:val="01BF4F89"/>
    <w:rsid w:val="01C96B32"/>
    <w:rsid w:val="01E3639E"/>
    <w:rsid w:val="01FBE13C"/>
    <w:rsid w:val="0208CFC6"/>
    <w:rsid w:val="02231623"/>
    <w:rsid w:val="022A7953"/>
    <w:rsid w:val="023E5BBC"/>
    <w:rsid w:val="026E698B"/>
    <w:rsid w:val="02AAC64C"/>
    <w:rsid w:val="02BC0B46"/>
    <w:rsid w:val="02D9F3B0"/>
    <w:rsid w:val="02DC1F1B"/>
    <w:rsid w:val="02F6F3BA"/>
    <w:rsid w:val="03274889"/>
    <w:rsid w:val="03328685"/>
    <w:rsid w:val="03345870"/>
    <w:rsid w:val="0337E50E"/>
    <w:rsid w:val="033E7688"/>
    <w:rsid w:val="036B2AD2"/>
    <w:rsid w:val="0377BFAA"/>
    <w:rsid w:val="038EA779"/>
    <w:rsid w:val="03DA9864"/>
    <w:rsid w:val="03F9A125"/>
    <w:rsid w:val="04000C27"/>
    <w:rsid w:val="041DD58F"/>
    <w:rsid w:val="042F5EB4"/>
    <w:rsid w:val="0443EEC9"/>
    <w:rsid w:val="0456B749"/>
    <w:rsid w:val="04591553"/>
    <w:rsid w:val="045EB125"/>
    <w:rsid w:val="04644AE9"/>
    <w:rsid w:val="04690C5B"/>
    <w:rsid w:val="04943EAB"/>
    <w:rsid w:val="049F43FA"/>
    <w:rsid w:val="04DD76E9"/>
    <w:rsid w:val="0519A774"/>
    <w:rsid w:val="053D4838"/>
    <w:rsid w:val="05CEE40E"/>
    <w:rsid w:val="05FD289C"/>
    <w:rsid w:val="06080F24"/>
    <w:rsid w:val="0643E99D"/>
    <w:rsid w:val="064442D8"/>
    <w:rsid w:val="066F0565"/>
    <w:rsid w:val="06728B75"/>
    <w:rsid w:val="0676D0D4"/>
    <w:rsid w:val="06877C5F"/>
    <w:rsid w:val="068D313E"/>
    <w:rsid w:val="069E1772"/>
    <w:rsid w:val="06D26B5B"/>
    <w:rsid w:val="06E04C33"/>
    <w:rsid w:val="06F08B18"/>
    <w:rsid w:val="06FA9667"/>
    <w:rsid w:val="07000C3F"/>
    <w:rsid w:val="070B0200"/>
    <w:rsid w:val="0737ACE9"/>
    <w:rsid w:val="0738D922"/>
    <w:rsid w:val="07728A53"/>
    <w:rsid w:val="07779A64"/>
    <w:rsid w:val="079E7C17"/>
    <w:rsid w:val="07A847BE"/>
    <w:rsid w:val="07B6E5ED"/>
    <w:rsid w:val="07E3DE46"/>
    <w:rsid w:val="080BF5E6"/>
    <w:rsid w:val="080FD942"/>
    <w:rsid w:val="0840A42D"/>
    <w:rsid w:val="08565D4D"/>
    <w:rsid w:val="08B34DA9"/>
    <w:rsid w:val="08E10E1F"/>
    <w:rsid w:val="08E137AC"/>
    <w:rsid w:val="08F50171"/>
    <w:rsid w:val="09301A9B"/>
    <w:rsid w:val="096A8FCB"/>
    <w:rsid w:val="099972AD"/>
    <w:rsid w:val="09D3607B"/>
    <w:rsid w:val="09F42AEA"/>
    <w:rsid w:val="09FE8265"/>
    <w:rsid w:val="0A17884E"/>
    <w:rsid w:val="0A23407C"/>
    <w:rsid w:val="0A430A61"/>
    <w:rsid w:val="0A4DADF3"/>
    <w:rsid w:val="0A61FC60"/>
    <w:rsid w:val="0A809FA2"/>
    <w:rsid w:val="0A9554FC"/>
    <w:rsid w:val="0ACF4CBE"/>
    <w:rsid w:val="0AD9EB16"/>
    <w:rsid w:val="0ADCC993"/>
    <w:rsid w:val="0AE00536"/>
    <w:rsid w:val="0B05673B"/>
    <w:rsid w:val="0B39B9EF"/>
    <w:rsid w:val="0B49886D"/>
    <w:rsid w:val="0B4FF08B"/>
    <w:rsid w:val="0B7ACACC"/>
    <w:rsid w:val="0B7BF225"/>
    <w:rsid w:val="0B7DFDA2"/>
    <w:rsid w:val="0B8CC487"/>
    <w:rsid w:val="0B980396"/>
    <w:rsid w:val="0B9FB0C3"/>
    <w:rsid w:val="0BAEAC32"/>
    <w:rsid w:val="0BCC15A5"/>
    <w:rsid w:val="0C3D2314"/>
    <w:rsid w:val="0C440C14"/>
    <w:rsid w:val="0C593129"/>
    <w:rsid w:val="0C846790"/>
    <w:rsid w:val="0C8F43AE"/>
    <w:rsid w:val="0C9DA37C"/>
    <w:rsid w:val="0CAAD93C"/>
    <w:rsid w:val="0CBC8D13"/>
    <w:rsid w:val="0CC79D72"/>
    <w:rsid w:val="0CE7FEAF"/>
    <w:rsid w:val="0CECEB29"/>
    <w:rsid w:val="0D0B3A92"/>
    <w:rsid w:val="0D9553C2"/>
    <w:rsid w:val="0DA09520"/>
    <w:rsid w:val="0DA6EE6D"/>
    <w:rsid w:val="0DB1B989"/>
    <w:rsid w:val="0DBCAE7F"/>
    <w:rsid w:val="0DD9AD6B"/>
    <w:rsid w:val="0DE92302"/>
    <w:rsid w:val="0E27ECB7"/>
    <w:rsid w:val="0E381342"/>
    <w:rsid w:val="0EBEB007"/>
    <w:rsid w:val="0EE77D07"/>
    <w:rsid w:val="0EF9D922"/>
    <w:rsid w:val="0F15ED5D"/>
    <w:rsid w:val="0F1DB86F"/>
    <w:rsid w:val="0F1DDAE3"/>
    <w:rsid w:val="0F29649B"/>
    <w:rsid w:val="0F50DB7D"/>
    <w:rsid w:val="0F54043D"/>
    <w:rsid w:val="0FB79689"/>
    <w:rsid w:val="100094D5"/>
    <w:rsid w:val="105518FF"/>
    <w:rsid w:val="1064A86E"/>
    <w:rsid w:val="1076DF64"/>
    <w:rsid w:val="10785C07"/>
    <w:rsid w:val="1078AE7C"/>
    <w:rsid w:val="10A7E224"/>
    <w:rsid w:val="10AE06A2"/>
    <w:rsid w:val="10FC2075"/>
    <w:rsid w:val="113254CD"/>
    <w:rsid w:val="11375B6E"/>
    <w:rsid w:val="11408DE7"/>
    <w:rsid w:val="1156027F"/>
    <w:rsid w:val="11AF5691"/>
    <w:rsid w:val="11C4B39C"/>
    <w:rsid w:val="11D52595"/>
    <w:rsid w:val="12073C21"/>
    <w:rsid w:val="12100369"/>
    <w:rsid w:val="1210FC81"/>
    <w:rsid w:val="122658D9"/>
    <w:rsid w:val="123C5348"/>
    <w:rsid w:val="123C5384"/>
    <w:rsid w:val="124C602A"/>
    <w:rsid w:val="12555931"/>
    <w:rsid w:val="126FA58D"/>
    <w:rsid w:val="12873E84"/>
    <w:rsid w:val="12ABBD6F"/>
    <w:rsid w:val="12BDC7BB"/>
    <w:rsid w:val="12C5B541"/>
    <w:rsid w:val="12D9F05C"/>
    <w:rsid w:val="132EE419"/>
    <w:rsid w:val="1330AD5A"/>
    <w:rsid w:val="1338D8AC"/>
    <w:rsid w:val="134FEB20"/>
    <w:rsid w:val="1381103E"/>
    <w:rsid w:val="1393EAB2"/>
    <w:rsid w:val="13974AB2"/>
    <w:rsid w:val="13986251"/>
    <w:rsid w:val="1432A3B6"/>
    <w:rsid w:val="14368834"/>
    <w:rsid w:val="14397851"/>
    <w:rsid w:val="14457DAB"/>
    <w:rsid w:val="1453FCAD"/>
    <w:rsid w:val="14793746"/>
    <w:rsid w:val="14E3E5D0"/>
    <w:rsid w:val="14F5A348"/>
    <w:rsid w:val="14F8265D"/>
    <w:rsid w:val="14FB9D21"/>
    <w:rsid w:val="152DFD50"/>
    <w:rsid w:val="152F8380"/>
    <w:rsid w:val="153FEEBD"/>
    <w:rsid w:val="155D054A"/>
    <w:rsid w:val="15C85E87"/>
    <w:rsid w:val="15E9B6F9"/>
    <w:rsid w:val="15FD5603"/>
    <w:rsid w:val="1616AB0A"/>
    <w:rsid w:val="16661A7F"/>
    <w:rsid w:val="168C9AE8"/>
    <w:rsid w:val="168CC7F4"/>
    <w:rsid w:val="16A300ED"/>
    <w:rsid w:val="16ADAF0A"/>
    <w:rsid w:val="16B348CA"/>
    <w:rsid w:val="16E92B70"/>
    <w:rsid w:val="16F9C9FC"/>
    <w:rsid w:val="1717AB3B"/>
    <w:rsid w:val="1739D355"/>
    <w:rsid w:val="17518AD1"/>
    <w:rsid w:val="1751D994"/>
    <w:rsid w:val="175FE5A2"/>
    <w:rsid w:val="176B3DA8"/>
    <w:rsid w:val="17A69702"/>
    <w:rsid w:val="17C08234"/>
    <w:rsid w:val="17F3BA92"/>
    <w:rsid w:val="1840645D"/>
    <w:rsid w:val="18578E15"/>
    <w:rsid w:val="186B3729"/>
    <w:rsid w:val="18845F86"/>
    <w:rsid w:val="18960FD8"/>
    <w:rsid w:val="18A2A88C"/>
    <w:rsid w:val="18AB94CC"/>
    <w:rsid w:val="1906D6F8"/>
    <w:rsid w:val="191383B3"/>
    <w:rsid w:val="1946EA81"/>
    <w:rsid w:val="1953E4CD"/>
    <w:rsid w:val="198727E5"/>
    <w:rsid w:val="19CBF606"/>
    <w:rsid w:val="19FFC36A"/>
    <w:rsid w:val="1A0AC630"/>
    <w:rsid w:val="1A111FC6"/>
    <w:rsid w:val="1A57720F"/>
    <w:rsid w:val="1A93A790"/>
    <w:rsid w:val="1AA25D4B"/>
    <w:rsid w:val="1AB83073"/>
    <w:rsid w:val="1ABEC110"/>
    <w:rsid w:val="1AD0C726"/>
    <w:rsid w:val="1AD352F0"/>
    <w:rsid w:val="1AE4E183"/>
    <w:rsid w:val="1AE69913"/>
    <w:rsid w:val="1AE8DCF1"/>
    <w:rsid w:val="1B40FD52"/>
    <w:rsid w:val="1B41D4A8"/>
    <w:rsid w:val="1B470B8E"/>
    <w:rsid w:val="1B8339F4"/>
    <w:rsid w:val="1B8F2ED7"/>
    <w:rsid w:val="1B96D486"/>
    <w:rsid w:val="1BA2D7EB"/>
    <w:rsid w:val="1BABB26F"/>
    <w:rsid w:val="1BB849EA"/>
    <w:rsid w:val="1BD07797"/>
    <w:rsid w:val="1BE04916"/>
    <w:rsid w:val="1BEEBF46"/>
    <w:rsid w:val="1C046B63"/>
    <w:rsid w:val="1C2FE491"/>
    <w:rsid w:val="1C300560"/>
    <w:rsid w:val="1C56150B"/>
    <w:rsid w:val="1C682612"/>
    <w:rsid w:val="1C7C1CDC"/>
    <w:rsid w:val="1CBCD405"/>
    <w:rsid w:val="1CCB9DB5"/>
    <w:rsid w:val="1CD82CDD"/>
    <w:rsid w:val="1CF74B48"/>
    <w:rsid w:val="1CFB7C98"/>
    <w:rsid w:val="1D2AFF38"/>
    <w:rsid w:val="1D2CED6E"/>
    <w:rsid w:val="1D444EC3"/>
    <w:rsid w:val="1D85F756"/>
    <w:rsid w:val="1D878672"/>
    <w:rsid w:val="1D9F6218"/>
    <w:rsid w:val="1DC1D794"/>
    <w:rsid w:val="1DD67702"/>
    <w:rsid w:val="1E15D886"/>
    <w:rsid w:val="1E7E05F7"/>
    <w:rsid w:val="1E8A309C"/>
    <w:rsid w:val="1EACDE4A"/>
    <w:rsid w:val="1ED25951"/>
    <w:rsid w:val="1EDD4831"/>
    <w:rsid w:val="1EE91371"/>
    <w:rsid w:val="1F14E76F"/>
    <w:rsid w:val="1F206C55"/>
    <w:rsid w:val="1F2868AC"/>
    <w:rsid w:val="1F2D5742"/>
    <w:rsid w:val="1F33FEAD"/>
    <w:rsid w:val="1F444DC2"/>
    <w:rsid w:val="1F459CF7"/>
    <w:rsid w:val="1F4CC35E"/>
    <w:rsid w:val="1F4DC65E"/>
    <w:rsid w:val="1F836884"/>
    <w:rsid w:val="1FE37838"/>
    <w:rsid w:val="1FE62A1C"/>
    <w:rsid w:val="1FEBA62D"/>
    <w:rsid w:val="1FF0D39F"/>
    <w:rsid w:val="2016B89F"/>
    <w:rsid w:val="201FD41A"/>
    <w:rsid w:val="202379ED"/>
    <w:rsid w:val="202600FD"/>
    <w:rsid w:val="2054A504"/>
    <w:rsid w:val="205CCC70"/>
    <w:rsid w:val="2061CD9C"/>
    <w:rsid w:val="2076490E"/>
    <w:rsid w:val="2095EE97"/>
    <w:rsid w:val="20A56BDA"/>
    <w:rsid w:val="20AEADDD"/>
    <w:rsid w:val="20BFC22C"/>
    <w:rsid w:val="20C07284"/>
    <w:rsid w:val="20D36B40"/>
    <w:rsid w:val="20E4D01A"/>
    <w:rsid w:val="2104B741"/>
    <w:rsid w:val="211BB669"/>
    <w:rsid w:val="211D4B22"/>
    <w:rsid w:val="212F5F7D"/>
    <w:rsid w:val="215E8249"/>
    <w:rsid w:val="2162829C"/>
    <w:rsid w:val="216A1C67"/>
    <w:rsid w:val="21900E26"/>
    <w:rsid w:val="21B6EF22"/>
    <w:rsid w:val="21C49F73"/>
    <w:rsid w:val="224FD39A"/>
    <w:rsid w:val="22772927"/>
    <w:rsid w:val="227931CB"/>
    <w:rsid w:val="228DA8F8"/>
    <w:rsid w:val="22A884A8"/>
    <w:rsid w:val="22A8A9B9"/>
    <w:rsid w:val="22AFA4D7"/>
    <w:rsid w:val="22C48FD3"/>
    <w:rsid w:val="22CEFA71"/>
    <w:rsid w:val="22F6C76E"/>
    <w:rsid w:val="2304C227"/>
    <w:rsid w:val="230D6D4C"/>
    <w:rsid w:val="23255AE9"/>
    <w:rsid w:val="232F48AE"/>
    <w:rsid w:val="234FA892"/>
    <w:rsid w:val="2354D413"/>
    <w:rsid w:val="235870FB"/>
    <w:rsid w:val="2364D7A6"/>
    <w:rsid w:val="2388AB0D"/>
    <w:rsid w:val="23A4D4A4"/>
    <w:rsid w:val="23A96AFE"/>
    <w:rsid w:val="23ED03D9"/>
    <w:rsid w:val="241484AA"/>
    <w:rsid w:val="24659E62"/>
    <w:rsid w:val="2467003F"/>
    <w:rsid w:val="2477A96C"/>
    <w:rsid w:val="247E7E81"/>
    <w:rsid w:val="2494A4F6"/>
    <w:rsid w:val="24A77484"/>
    <w:rsid w:val="24BCB6B4"/>
    <w:rsid w:val="24D51964"/>
    <w:rsid w:val="24D6140D"/>
    <w:rsid w:val="24FB32C3"/>
    <w:rsid w:val="2509B98F"/>
    <w:rsid w:val="25376D17"/>
    <w:rsid w:val="255BCFB7"/>
    <w:rsid w:val="2585306B"/>
    <w:rsid w:val="25BD82A4"/>
    <w:rsid w:val="25C4D2E0"/>
    <w:rsid w:val="260259D1"/>
    <w:rsid w:val="261FA4EC"/>
    <w:rsid w:val="2629465D"/>
    <w:rsid w:val="2640EAC8"/>
    <w:rsid w:val="264EF757"/>
    <w:rsid w:val="26626CE1"/>
    <w:rsid w:val="269F3F65"/>
    <w:rsid w:val="26A25EDE"/>
    <w:rsid w:val="26F12612"/>
    <w:rsid w:val="26FD7FC5"/>
    <w:rsid w:val="2711A842"/>
    <w:rsid w:val="2718BCCB"/>
    <w:rsid w:val="271F188C"/>
    <w:rsid w:val="2748FBC2"/>
    <w:rsid w:val="275CBF32"/>
    <w:rsid w:val="277495EB"/>
    <w:rsid w:val="2775ADB0"/>
    <w:rsid w:val="27878575"/>
    <w:rsid w:val="2787D800"/>
    <w:rsid w:val="279124D0"/>
    <w:rsid w:val="27C16F16"/>
    <w:rsid w:val="27F114F9"/>
    <w:rsid w:val="28012A7D"/>
    <w:rsid w:val="280B6B15"/>
    <w:rsid w:val="28283120"/>
    <w:rsid w:val="2838A38A"/>
    <w:rsid w:val="2874B42E"/>
    <w:rsid w:val="28853C66"/>
    <w:rsid w:val="288FF5B7"/>
    <w:rsid w:val="28AF7CCD"/>
    <w:rsid w:val="28B4AC9F"/>
    <w:rsid w:val="28C0A420"/>
    <w:rsid w:val="28C676C2"/>
    <w:rsid w:val="28FA36B7"/>
    <w:rsid w:val="29048476"/>
    <w:rsid w:val="293A7162"/>
    <w:rsid w:val="2958F960"/>
    <w:rsid w:val="295F7C94"/>
    <w:rsid w:val="298722AD"/>
    <w:rsid w:val="299FD3B3"/>
    <w:rsid w:val="29A88A87"/>
    <w:rsid w:val="29CE73F4"/>
    <w:rsid w:val="29EDDBF6"/>
    <w:rsid w:val="29FA22BE"/>
    <w:rsid w:val="2A0162E4"/>
    <w:rsid w:val="2A098240"/>
    <w:rsid w:val="2A23A6BC"/>
    <w:rsid w:val="2A3A81A9"/>
    <w:rsid w:val="2A6F8E17"/>
    <w:rsid w:val="2ABC2C9A"/>
    <w:rsid w:val="2ABFA57F"/>
    <w:rsid w:val="2ADB2277"/>
    <w:rsid w:val="2AEC3C32"/>
    <w:rsid w:val="2B05648F"/>
    <w:rsid w:val="2B12168B"/>
    <w:rsid w:val="2B21F122"/>
    <w:rsid w:val="2B22C19D"/>
    <w:rsid w:val="2B43BE23"/>
    <w:rsid w:val="2B457591"/>
    <w:rsid w:val="2B46759A"/>
    <w:rsid w:val="2B93BBE9"/>
    <w:rsid w:val="2BBC94DE"/>
    <w:rsid w:val="2BC346BC"/>
    <w:rsid w:val="2BC47821"/>
    <w:rsid w:val="2BCD7F4C"/>
    <w:rsid w:val="2BDC56AA"/>
    <w:rsid w:val="2BED20C0"/>
    <w:rsid w:val="2C1E0B6D"/>
    <w:rsid w:val="2C2ADD95"/>
    <w:rsid w:val="2C5C8E73"/>
    <w:rsid w:val="2C818B96"/>
    <w:rsid w:val="2CA216B9"/>
    <w:rsid w:val="2CB26B72"/>
    <w:rsid w:val="2D3023F0"/>
    <w:rsid w:val="2D421F21"/>
    <w:rsid w:val="2D46397E"/>
    <w:rsid w:val="2D621671"/>
    <w:rsid w:val="2D950B1D"/>
    <w:rsid w:val="2DA1CB89"/>
    <w:rsid w:val="2DCFD63D"/>
    <w:rsid w:val="2DEE1142"/>
    <w:rsid w:val="2DF07079"/>
    <w:rsid w:val="2E140CF9"/>
    <w:rsid w:val="2E21764A"/>
    <w:rsid w:val="2E4B411E"/>
    <w:rsid w:val="2E4D0A5F"/>
    <w:rsid w:val="2E6EC26C"/>
    <w:rsid w:val="2E7B93CE"/>
    <w:rsid w:val="2E88ECAC"/>
    <w:rsid w:val="2E928C43"/>
    <w:rsid w:val="2E9C35EC"/>
    <w:rsid w:val="2E9F39EE"/>
    <w:rsid w:val="2EB1FF77"/>
    <w:rsid w:val="2ECE73DE"/>
    <w:rsid w:val="2EE045CF"/>
    <w:rsid w:val="2EEC16D2"/>
    <w:rsid w:val="2EECDD37"/>
    <w:rsid w:val="2F10ECB8"/>
    <w:rsid w:val="2F2FCC25"/>
    <w:rsid w:val="2F932774"/>
    <w:rsid w:val="2F9FB345"/>
    <w:rsid w:val="2FDACA05"/>
    <w:rsid w:val="300CAA6C"/>
    <w:rsid w:val="3018EAC8"/>
    <w:rsid w:val="301D23EA"/>
    <w:rsid w:val="307B4267"/>
    <w:rsid w:val="308AC8E4"/>
    <w:rsid w:val="308FC67E"/>
    <w:rsid w:val="308FE919"/>
    <w:rsid w:val="3092E840"/>
    <w:rsid w:val="30A33977"/>
    <w:rsid w:val="30A59535"/>
    <w:rsid w:val="30B17B8E"/>
    <w:rsid w:val="30DB54BE"/>
    <w:rsid w:val="3105F931"/>
    <w:rsid w:val="310C89A7"/>
    <w:rsid w:val="311C9F1E"/>
    <w:rsid w:val="31207CE8"/>
    <w:rsid w:val="3135574C"/>
    <w:rsid w:val="31458347"/>
    <w:rsid w:val="3162F487"/>
    <w:rsid w:val="31672725"/>
    <w:rsid w:val="3169E92C"/>
    <w:rsid w:val="318AA149"/>
    <w:rsid w:val="31916AA2"/>
    <w:rsid w:val="31AA553D"/>
    <w:rsid w:val="31D344AA"/>
    <w:rsid w:val="321CF715"/>
    <w:rsid w:val="32338ACA"/>
    <w:rsid w:val="32458403"/>
    <w:rsid w:val="326B95A0"/>
    <w:rsid w:val="329EA88B"/>
    <w:rsid w:val="32C58B38"/>
    <w:rsid w:val="32F36B47"/>
    <w:rsid w:val="332DC704"/>
    <w:rsid w:val="33300194"/>
    <w:rsid w:val="33385F22"/>
    <w:rsid w:val="333ACAE5"/>
    <w:rsid w:val="334F6CCD"/>
    <w:rsid w:val="33706D0B"/>
    <w:rsid w:val="33938811"/>
    <w:rsid w:val="33AAAA8E"/>
    <w:rsid w:val="33D0A7BD"/>
    <w:rsid w:val="34033D48"/>
    <w:rsid w:val="341482FD"/>
    <w:rsid w:val="346A9835"/>
    <w:rsid w:val="34A8D030"/>
    <w:rsid w:val="34FE05B6"/>
    <w:rsid w:val="351252AC"/>
    <w:rsid w:val="354AFE1D"/>
    <w:rsid w:val="3554226D"/>
    <w:rsid w:val="35790658"/>
    <w:rsid w:val="358F7E3A"/>
    <w:rsid w:val="35A7D475"/>
    <w:rsid w:val="35D2C8C6"/>
    <w:rsid w:val="35D4C40B"/>
    <w:rsid w:val="35DAE822"/>
    <w:rsid w:val="35E23902"/>
    <w:rsid w:val="35FF40ED"/>
    <w:rsid w:val="3650B72A"/>
    <w:rsid w:val="36523AE9"/>
    <w:rsid w:val="366110C1"/>
    <w:rsid w:val="36678BBC"/>
    <w:rsid w:val="367498D4"/>
    <w:rsid w:val="36751253"/>
    <w:rsid w:val="3682D57A"/>
    <w:rsid w:val="368C7042"/>
    <w:rsid w:val="36AF3557"/>
    <w:rsid w:val="36B52E2F"/>
    <w:rsid w:val="36B8EF72"/>
    <w:rsid w:val="36C4C4E5"/>
    <w:rsid w:val="370C30CE"/>
    <w:rsid w:val="37130735"/>
    <w:rsid w:val="37443BF0"/>
    <w:rsid w:val="374F5013"/>
    <w:rsid w:val="375ADA34"/>
    <w:rsid w:val="37661DF3"/>
    <w:rsid w:val="378FBE6C"/>
    <w:rsid w:val="3798FC5B"/>
    <w:rsid w:val="37ADCCD5"/>
    <w:rsid w:val="37D648F2"/>
    <w:rsid w:val="37DCDA85"/>
    <w:rsid w:val="37E3E797"/>
    <w:rsid w:val="37EEC1C1"/>
    <w:rsid w:val="37FE0C13"/>
    <w:rsid w:val="3818D80B"/>
    <w:rsid w:val="383DCA44"/>
    <w:rsid w:val="38406465"/>
    <w:rsid w:val="387BB64D"/>
    <w:rsid w:val="389B57BC"/>
    <w:rsid w:val="38A458DE"/>
    <w:rsid w:val="38DAE830"/>
    <w:rsid w:val="38E36618"/>
    <w:rsid w:val="38ED5C42"/>
    <w:rsid w:val="38F04039"/>
    <w:rsid w:val="3934CCBC"/>
    <w:rsid w:val="39A13D49"/>
    <w:rsid w:val="39C0915F"/>
    <w:rsid w:val="39CDF376"/>
    <w:rsid w:val="39F0F38A"/>
    <w:rsid w:val="3A0DD277"/>
    <w:rsid w:val="3A159861"/>
    <w:rsid w:val="3A291B6B"/>
    <w:rsid w:val="3A520972"/>
    <w:rsid w:val="3A636E09"/>
    <w:rsid w:val="3A646A28"/>
    <w:rsid w:val="3A67D484"/>
    <w:rsid w:val="3A8B9F3B"/>
    <w:rsid w:val="3A8F15C7"/>
    <w:rsid w:val="3A91D39F"/>
    <w:rsid w:val="3A971EDF"/>
    <w:rsid w:val="3AB27144"/>
    <w:rsid w:val="3AB36BED"/>
    <w:rsid w:val="3AB4D3F7"/>
    <w:rsid w:val="3AC87DC1"/>
    <w:rsid w:val="3AD9FB7A"/>
    <w:rsid w:val="3B03AFAF"/>
    <w:rsid w:val="3B065372"/>
    <w:rsid w:val="3B08E534"/>
    <w:rsid w:val="3B1C8478"/>
    <w:rsid w:val="3B271211"/>
    <w:rsid w:val="3B811689"/>
    <w:rsid w:val="3BA676B3"/>
    <w:rsid w:val="3BD66A9C"/>
    <w:rsid w:val="3BD6E922"/>
    <w:rsid w:val="3BF30AD0"/>
    <w:rsid w:val="3C0F4B4C"/>
    <w:rsid w:val="3C42EC0D"/>
    <w:rsid w:val="3C77695C"/>
    <w:rsid w:val="3C9DACB3"/>
    <w:rsid w:val="3CB1A79B"/>
    <w:rsid w:val="3CB1B801"/>
    <w:rsid w:val="3CB49213"/>
    <w:rsid w:val="3CBBE715"/>
    <w:rsid w:val="3CC4E548"/>
    <w:rsid w:val="3CDC5D68"/>
    <w:rsid w:val="3CE2DC39"/>
    <w:rsid w:val="3CE9E5E2"/>
    <w:rsid w:val="3CF585C5"/>
    <w:rsid w:val="3D1521A3"/>
    <w:rsid w:val="3D340C9A"/>
    <w:rsid w:val="3D44CF00"/>
    <w:rsid w:val="3DC4AE1D"/>
    <w:rsid w:val="3DCF84F9"/>
    <w:rsid w:val="3DD12603"/>
    <w:rsid w:val="3DDA7AD5"/>
    <w:rsid w:val="3DEEE3AC"/>
    <w:rsid w:val="3E124812"/>
    <w:rsid w:val="3E203220"/>
    <w:rsid w:val="3E41EE44"/>
    <w:rsid w:val="3EB27092"/>
    <w:rsid w:val="3EC28867"/>
    <w:rsid w:val="3EFCE871"/>
    <w:rsid w:val="3F24A836"/>
    <w:rsid w:val="3F27BC9E"/>
    <w:rsid w:val="3F2DC3B1"/>
    <w:rsid w:val="3F2DEA39"/>
    <w:rsid w:val="3F36DF2C"/>
    <w:rsid w:val="3F3FEA4B"/>
    <w:rsid w:val="3F442EF3"/>
    <w:rsid w:val="3F500789"/>
    <w:rsid w:val="3F5017E6"/>
    <w:rsid w:val="3F6CBA0A"/>
    <w:rsid w:val="3F86E7E3"/>
    <w:rsid w:val="3F8ECA96"/>
    <w:rsid w:val="3F94D113"/>
    <w:rsid w:val="3F9B06BE"/>
    <w:rsid w:val="3FAE5473"/>
    <w:rsid w:val="3FAE6C3B"/>
    <w:rsid w:val="40232B67"/>
    <w:rsid w:val="402BDC5B"/>
    <w:rsid w:val="403952AC"/>
    <w:rsid w:val="407011FF"/>
    <w:rsid w:val="40C91130"/>
    <w:rsid w:val="40D51DCA"/>
    <w:rsid w:val="40DE978A"/>
    <w:rsid w:val="40DF45CA"/>
    <w:rsid w:val="40DF6191"/>
    <w:rsid w:val="40F56B0B"/>
    <w:rsid w:val="41186BE6"/>
    <w:rsid w:val="413342FF"/>
    <w:rsid w:val="415C6167"/>
    <w:rsid w:val="416DE4BE"/>
    <w:rsid w:val="4186C412"/>
    <w:rsid w:val="418F40BE"/>
    <w:rsid w:val="41D6CFA1"/>
    <w:rsid w:val="41E4AD6A"/>
    <w:rsid w:val="4213A763"/>
    <w:rsid w:val="4235013E"/>
    <w:rsid w:val="42431BC8"/>
    <w:rsid w:val="427EE977"/>
    <w:rsid w:val="42895DF4"/>
    <w:rsid w:val="42BDDF6B"/>
    <w:rsid w:val="42C4F4E2"/>
    <w:rsid w:val="42D81D65"/>
    <w:rsid w:val="42DCB028"/>
    <w:rsid w:val="42E822CB"/>
    <w:rsid w:val="42EECA42"/>
    <w:rsid w:val="42F8C2AF"/>
    <w:rsid w:val="430E8D12"/>
    <w:rsid w:val="431E7AE2"/>
    <w:rsid w:val="43528993"/>
    <w:rsid w:val="437A4CAB"/>
    <w:rsid w:val="43873CF1"/>
    <w:rsid w:val="43A64F35"/>
    <w:rsid w:val="43C6567A"/>
    <w:rsid w:val="43CC3028"/>
    <w:rsid w:val="43DB5FFB"/>
    <w:rsid w:val="43EEFCDF"/>
    <w:rsid w:val="4421DAD0"/>
    <w:rsid w:val="4427ACF8"/>
    <w:rsid w:val="4429077F"/>
    <w:rsid w:val="4437CBF8"/>
    <w:rsid w:val="44402B2D"/>
    <w:rsid w:val="446F11CB"/>
    <w:rsid w:val="4480A7F2"/>
    <w:rsid w:val="44CDF457"/>
    <w:rsid w:val="44F240D3"/>
    <w:rsid w:val="4524453B"/>
    <w:rsid w:val="4526409F"/>
    <w:rsid w:val="457C958A"/>
    <w:rsid w:val="45AD1217"/>
    <w:rsid w:val="45DAB2EC"/>
    <w:rsid w:val="45F612F0"/>
    <w:rsid w:val="46050F76"/>
    <w:rsid w:val="461C79B7"/>
    <w:rsid w:val="461D3712"/>
    <w:rsid w:val="464F36E0"/>
    <w:rsid w:val="46521BDD"/>
    <w:rsid w:val="46589A47"/>
    <w:rsid w:val="467DC970"/>
    <w:rsid w:val="467E8951"/>
    <w:rsid w:val="467FBF27"/>
    <w:rsid w:val="46850CF2"/>
    <w:rsid w:val="46947148"/>
    <w:rsid w:val="46A679E0"/>
    <w:rsid w:val="46BB2B5C"/>
    <w:rsid w:val="46C1AC01"/>
    <w:rsid w:val="46CAAA63"/>
    <w:rsid w:val="46CB9943"/>
    <w:rsid w:val="46CED6E7"/>
    <w:rsid w:val="46F05897"/>
    <w:rsid w:val="470245BC"/>
    <w:rsid w:val="4709B2CA"/>
    <w:rsid w:val="471B0E08"/>
    <w:rsid w:val="4725F573"/>
    <w:rsid w:val="4757EBB6"/>
    <w:rsid w:val="477C9D95"/>
    <w:rsid w:val="4794C9D3"/>
    <w:rsid w:val="47A0538B"/>
    <w:rsid w:val="47BD4382"/>
    <w:rsid w:val="47CB1EA4"/>
    <w:rsid w:val="47D71EFE"/>
    <w:rsid w:val="47E559E5"/>
    <w:rsid w:val="47EF3FA9"/>
    <w:rsid w:val="481456AE"/>
    <w:rsid w:val="48192489"/>
    <w:rsid w:val="482AA610"/>
    <w:rsid w:val="48459381"/>
    <w:rsid w:val="4847ECAC"/>
    <w:rsid w:val="485742C2"/>
    <w:rsid w:val="4872209F"/>
    <w:rsid w:val="48773899"/>
    <w:rsid w:val="487783C5"/>
    <w:rsid w:val="487A53A0"/>
    <w:rsid w:val="487EDE9D"/>
    <w:rsid w:val="4892EAA4"/>
    <w:rsid w:val="48AA0BC1"/>
    <w:rsid w:val="48CB383C"/>
    <w:rsid w:val="48CB8A7C"/>
    <w:rsid w:val="48CBD0FD"/>
    <w:rsid w:val="48CFD272"/>
    <w:rsid w:val="48D51DE2"/>
    <w:rsid w:val="48E0012D"/>
    <w:rsid w:val="48E77ACC"/>
    <w:rsid w:val="49130636"/>
    <w:rsid w:val="4918E607"/>
    <w:rsid w:val="497744E0"/>
    <w:rsid w:val="497974DB"/>
    <w:rsid w:val="49A9F815"/>
    <w:rsid w:val="49CE9CEC"/>
    <w:rsid w:val="49F3C83D"/>
    <w:rsid w:val="4A024B25"/>
    <w:rsid w:val="4A0EEC11"/>
    <w:rsid w:val="4A1B7382"/>
    <w:rsid w:val="4A5589C9"/>
    <w:rsid w:val="4A5D5DDF"/>
    <w:rsid w:val="4A6856FC"/>
    <w:rsid w:val="4ACFA6F3"/>
    <w:rsid w:val="4AD144E5"/>
    <w:rsid w:val="4ADB44B6"/>
    <w:rsid w:val="4AE0CE54"/>
    <w:rsid w:val="4B15453C"/>
    <w:rsid w:val="4B27CCC6"/>
    <w:rsid w:val="4B3A03BC"/>
    <w:rsid w:val="4B757422"/>
    <w:rsid w:val="4BAE2868"/>
    <w:rsid w:val="4BC9ABFA"/>
    <w:rsid w:val="4BE018EC"/>
    <w:rsid w:val="4BE1B739"/>
    <w:rsid w:val="4BECFDA5"/>
    <w:rsid w:val="4C12618E"/>
    <w:rsid w:val="4C156234"/>
    <w:rsid w:val="4C4E167A"/>
    <w:rsid w:val="4C542541"/>
    <w:rsid w:val="4C61148B"/>
    <w:rsid w:val="4C64CA07"/>
    <w:rsid w:val="4C74910D"/>
    <w:rsid w:val="4C906679"/>
    <w:rsid w:val="4CA08494"/>
    <w:rsid w:val="4CB7BE83"/>
    <w:rsid w:val="4D20BEB7"/>
    <w:rsid w:val="4D2A6CE0"/>
    <w:rsid w:val="4D4B6B9D"/>
    <w:rsid w:val="4D548868"/>
    <w:rsid w:val="4D58B4E6"/>
    <w:rsid w:val="4D660FDD"/>
    <w:rsid w:val="4D9FED4D"/>
    <w:rsid w:val="4DA5D31F"/>
    <w:rsid w:val="4DB9201B"/>
    <w:rsid w:val="4DF5EA43"/>
    <w:rsid w:val="4E18B3C7"/>
    <w:rsid w:val="4E1D1140"/>
    <w:rsid w:val="4E31A792"/>
    <w:rsid w:val="4E4A7369"/>
    <w:rsid w:val="4E8BCF1C"/>
    <w:rsid w:val="4EB17B06"/>
    <w:rsid w:val="4EC15D84"/>
    <w:rsid w:val="4F0217BA"/>
    <w:rsid w:val="4F599933"/>
    <w:rsid w:val="4F683665"/>
    <w:rsid w:val="4F7F80DC"/>
    <w:rsid w:val="4FA46F06"/>
    <w:rsid w:val="4FC2F8E2"/>
    <w:rsid w:val="4FC90886"/>
    <w:rsid w:val="4FE375B8"/>
    <w:rsid w:val="4FE56447"/>
    <w:rsid w:val="4FF1AA17"/>
    <w:rsid w:val="5009449D"/>
    <w:rsid w:val="5009FD1D"/>
    <w:rsid w:val="502B55B7"/>
    <w:rsid w:val="5048E545"/>
    <w:rsid w:val="508BB125"/>
    <w:rsid w:val="508D923C"/>
    <w:rsid w:val="50912425"/>
    <w:rsid w:val="509E9801"/>
    <w:rsid w:val="50A77951"/>
    <w:rsid w:val="50B00366"/>
    <w:rsid w:val="50D619C2"/>
    <w:rsid w:val="50DB50AB"/>
    <w:rsid w:val="50EECD84"/>
    <w:rsid w:val="510469F1"/>
    <w:rsid w:val="5119636E"/>
    <w:rsid w:val="51280E36"/>
    <w:rsid w:val="51502778"/>
    <w:rsid w:val="51770DC7"/>
    <w:rsid w:val="5179F4CF"/>
    <w:rsid w:val="51855657"/>
    <w:rsid w:val="51931D2C"/>
    <w:rsid w:val="51A17D8B"/>
    <w:rsid w:val="51B9A960"/>
    <w:rsid w:val="51CA5F54"/>
    <w:rsid w:val="51CC5028"/>
    <w:rsid w:val="51CD591D"/>
    <w:rsid w:val="51D71701"/>
    <w:rsid w:val="51F5BEA7"/>
    <w:rsid w:val="52136003"/>
    <w:rsid w:val="5224FD2A"/>
    <w:rsid w:val="5225AFAD"/>
    <w:rsid w:val="523D2AD7"/>
    <w:rsid w:val="5281348C"/>
    <w:rsid w:val="52C2E278"/>
    <w:rsid w:val="52FD281C"/>
    <w:rsid w:val="532C7F50"/>
    <w:rsid w:val="53354BA0"/>
    <w:rsid w:val="533BF984"/>
    <w:rsid w:val="536F4B30"/>
    <w:rsid w:val="53799E1E"/>
    <w:rsid w:val="5395C772"/>
    <w:rsid w:val="53B84DAD"/>
    <w:rsid w:val="53C9CC99"/>
    <w:rsid w:val="53CB6998"/>
    <w:rsid w:val="53D44333"/>
    <w:rsid w:val="5400E9B6"/>
    <w:rsid w:val="540B837E"/>
    <w:rsid w:val="540F357B"/>
    <w:rsid w:val="5436F2BD"/>
    <w:rsid w:val="545585A9"/>
    <w:rsid w:val="54617536"/>
    <w:rsid w:val="546C5B74"/>
    <w:rsid w:val="5476B737"/>
    <w:rsid w:val="54ADF95F"/>
    <w:rsid w:val="54B19591"/>
    <w:rsid w:val="54B615FE"/>
    <w:rsid w:val="54BCF719"/>
    <w:rsid w:val="54FFDE71"/>
    <w:rsid w:val="551884C8"/>
    <w:rsid w:val="5543A538"/>
    <w:rsid w:val="554BF4F8"/>
    <w:rsid w:val="55550E29"/>
    <w:rsid w:val="55608460"/>
    <w:rsid w:val="558369E8"/>
    <w:rsid w:val="55B72841"/>
    <w:rsid w:val="55C5D53F"/>
    <w:rsid w:val="55CF3529"/>
    <w:rsid w:val="55DF2A3D"/>
    <w:rsid w:val="55FA0CDE"/>
    <w:rsid w:val="561AA6F4"/>
    <w:rsid w:val="561AC296"/>
    <w:rsid w:val="5639C81B"/>
    <w:rsid w:val="56494873"/>
    <w:rsid w:val="564D495F"/>
    <w:rsid w:val="569270BF"/>
    <w:rsid w:val="5694CD53"/>
    <w:rsid w:val="56BB076E"/>
    <w:rsid w:val="56C21D17"/>
    <w:rsid w:val="56D3523C"/>
    <w:rsid w:val="56F413A5"/>
    <w:rsid w:val="571BF583"/>
    <w:rsid w:val="571C71A4"/>
    <w:rsid w:val="572E770C"/>
    <w:rsid w:val="57439196"/>
    <w:rsid w:val="5799B2C6"/>
    <w:rsid w:val="57A05A8B"/>
    <w:rsid w:val="57B62D8C"/>
    <w:rsid w:val="57BAC9E1"/>
    <w:rsid w:val="57D5F84D"/>
    <w:rsid w:val="581EB4F4"/>
    <w:rsid w:val="5836A654"/>
    <w:rsid w:val="58399F85"/>
    <w:rsid w:val="583D97BB"/>
    <w:rsid w:val="583E5522"/>
    <w:rsid w:val="58450891"/>
    <w:rsid w:val="58533348"/>
    <w:rsid w:val="586AA501"/>
    <w:rsid w:val="58747F32"/>
    <w:rsid w:val="587FD0BA"/>
    <w:rsid w:val="5884155F"/>
    <w:rsid w:val="58848C14"/>
    <w:rsid w:val="58EBC5E0"/>
    <w:rsid w:val="5901832B"/>
    <w:rsid w:val="590FCE6F"/>
    <w:rsid w:val="59179B32"/>
    <w:rsid w:val="592A3E59"/>
    <w:rsid w:val="593E9EA2"/>
    <w:rsid w:val="59444378"/>
    <w:rsid w:val="5954C386"/>
    <w:rsid w:val="5965CD7A"/>
    <w:rsid w:val="596DF28E"/>
    <w:rsid w:val="59850936"/>
    <w:rsid w:val="59914010"/>
    <w:rsid w:val="599BC0D4"/>
    <w:rsid w:val="59E005B5"/>
    <w:rsid w:val="5A092444"/>
    <w:rsid w:val="5A25038B"/>
    <w:rsid w:val="5A68DECB"/>
    <w:rsid w:val="5A6B47ED"/>
    <w:rsid w:val="5A8232F1"/>
    <w:rsid w:val="5A844A26"/>
    <w:rsid w:val="5A9E98FB"/>
    <w:rsid w:val="5AB9CEDD"/>
    <w:rsid w:val="5AC690A8"/>
    <w:rsid w:val="5AE62A91"/>
    <w:rsid w:val="5AF8C6D0"/>
    <w:rsid w:val="5B238860"/>
    <w:rsid w:val="5B434B07"/>
    <w:rsid w:val="5B440DF3"/>
    <w:rsid w:val="5B916AB7"/>
    <w:rsid w:val="5BAF423D"/>
    <w:rsid w:val="5BB4B0AF"/>
    <w:rsid w:val="5BC39985"/>
    <w:rsid w:val="5BD9ED84"/>
    <w:rsid w:val="5BFDF76B"/>
    <w:rsid w:val="5C0774C5"/>
    <w:rsid w:val="5C123C28"/>
    <w:rsid w:val="5C14902F"/>
    <w:rsid w:val="5C470398"/>
    <w:rsid w:val="5C49C103"/>
    <w:rsid w:val="5C65D7D3"/>
    <w:rsid w:val="5C6D23E9"/>
    <w:rsid w:val="5C7888B3"/>
    <w:rsid w:val="5C81FAF2"/>
    <w:rsid w:val="5CB04793"/>
    <w:rsid w:val="5CC20A19"/>
    <w:rsid w:val="5CC2550D"/>
    <w:rsid w:val="5CF0B187"/>
    <w:rsid w:val="5D25DFAA"/>
    <w:rsid w:val="5D58F956"/>
    <w:rsid w:val="5D6B304C"/>
    <w:rsid w:val="5D6DC124"/>
    <w:rsid w:val="5D8A1794"/>
    <w:rsid w:val="5DA0AB56"/>
    <w:rsid w:val="5DAD000D"/>
    <w:rsid w:val="5DB66A04"/>
    <w:rsid w:val="5DE4B308"/>
    <w:rsid w:val="5DE5E6E7"/>
    <w:rsid w:val="5DE6F6F7"/>
    <w:rsid w:val="5DFD42D1"/>
    <w:rsid w:val="5DFD9C28"/>
    <w:rsid w:val="5E13272B"/>
    <w:rsid w:val="5E6D5AFF"/>
    <w:rsid w:val="5E836A8A"/>
    <w:rsid w:val="5EBB1952"/>
    <w:rsid w:val="5EC1E845"/>
    <w:rsid w:val="5EE2A140"/>
    <w:rsid w:val="5EE700B0"/>
    <w:rsid w:val="5EFE0144"/>
    <w:rsid w:val="5F2A56CF"/>
    <w:rsid w:val="5F8F22AF"/>
    <w:rsid w:val="5FA4C4AB"/>
    <w:rsid w:val="5FE9F354"/>
    <w:rsid w:val="5FEDC9B9"/>
    <w:rsid w:val="600025E1"/>
    <w:rsid w:val="600767CD"/>
    <w:rsid w:val="602B8A60"/>
    <w:rsid w:val="6034A989"/>
    <w:rsid w:val="6057C10A"/>
    <w:rsid w:val="60859F35"/>
    <w:rsid w:val="60AC67B6"/>
    <w:rsid w:val="60ACFED3"/>
    <w:rsid w:val="60B5C14B"/>
    <w:rsid w:val="60C7E422"/>
    <w:rsid w:val="60E4D90C"/>
    <w:rsid w:val="610F0BE8"/>
    <w:rsid w:val="611B320A"/>
    <w:rsid w:val="61556C15"/>
    <w:rsid w:val="6164F4DF"/>
    <w:rsid w:val="618C0DAC"/>
    <w:rsid w:val="61925377"/>
    <w:rsid w:val="61B7BB3F"/>
    <w:rsid w:val="61C1AE12"/>
    <w:rsid w:val="61D9433B"/>
    <w:rsid w:val="6208DC05"/>
    <w:rsid w:val="620A7B9E"/>
    <w:rsid w:val="620D19B1"/>
    <w:rsid w:val="621A92E3"/>
    <w:rsid w:val="623585F4"/>
    <w:rsid w:val="623E105E"/>
    <w:rsid w:val="6243D233"/>
    <w:rsid w:val="624D7075"/>
    <w:rsid w:val="6287E801"/>
    <w:rsid w:val="629A95AC"/>
    <w:rsid w:val="62BAA703"/>
    <w:rsid w:val="62CA5DC0"/>
    <w:rsid w:val="62E21505"/>
    <w:rsid w:val="62E356A7"/>
    <w:rsid w:val="62F31344"/>
    <w:rsid w:val="62F35C94"/>
    <w:rsid w:val="630178AA"/>
    <w:rsid w:val="630ED448"/>
    <w:rsid w:val="63451157"/>
    <w:rsid w:val="634820B2"/>
    <w:rsid w:val="634C1BB6"/>
    <w:rsid w:val="637C537F"/>
    <w:rsid w:val="63856EFA"/>
    <w:rsid w:val="63C140A7"/>
    <w:rsid w:val="63CE4879"/>
    <w:rsid w:val="63FBA3D4"/>
    <w:rsid w:val="642D281E"/>
    <w:rsid w:val="642D4A92"/>
    <w:rsid w:val="64510E95"/>
    <w:rsid w:val="645D6D04"/>
    <w:rsid w:val="6466E820"/>
    <w:rsid w:val="6473B2A4"/>
    <w:rsid w:val="64754FAF"/>
    <w:rsid w:val="6475BB48"/>
    <w:rsid w:val="64987724"/>
    <w:rsid w:val="64B844EC"/>
    <w:rsid w:val="64D0D4D6"/>
    <w:rsid w:val="64DB0869"/>
    <w:rsid w:val="65075212"/>
    <w:rsid w:val="6520BC68"/>
    <w:rsid w:val="652878FD"/>
    <w:rsid w:val="6535D047"/>
    <w:rsid w:val="653B3153"/>
    <w:rsid w:val="65408827"/>
    <w:rsid w:val="6548E59D"/>
    <w:rsid w:val="6588EF26"/>
    <w:rsid w:val="6592AB1F"/>
    <w:rsid w:val="65C16460"/>
    <w:rsid w:val="65CA6A2C"/>
    <w:rsid w:val="65D40CDA"/>
    <w:rsid w:val="660F5BD5"/>
    <w:rsid w:val="661CB097"/>
    <w:rsid w:val="664020F8"/>
    <w:rsid w:val="66473B18"/>
    <w:rsid w:val="664EE489"/>
    <w:rsid w:val="66884053"/>
    <w:rsid w:val="668C8BD1"/>
    <w:rsid w:val="669F802E"/>
    <w:rsid w:val="66ACB45E"/>
    <w:rsid w:val="66C33C9F"/>
    <w:rsid w:val="66E05FB7"/>
    <w:rsid w:val="66E2179E"/>
    <w:rsid w:val="6737FA15"/>
    <w:rsid w:val="67465414"/>
    <w:rsid w:val="6764C8E0"/>
    <w:rsid w:val="67652D87"/>
    <w:rsid w:val="678BA547"/>
    <w:rsid w:val="67A21759"/>
    <w:rsid w:val="67B4DEFB"/>
    <w:rsid w:val="67FBBDEB"/>
    <w:rsid w:val="680DF4E1"/>
    <w:rsid w:val="6812A92B"/>
    <w:rsid w:val="6814C3D4"/>
    <w:rsid w:val="6815469D"/>
    <w:rsid w:val="6819C2F3"/>
    <w:rsid w:val="681C7208"/>
    <w:rsid w:val="6825317B"/>
    <w:rsid w:val="685908C3"/>
    <w:rsid w:val="685B03D6"/>
    <w:rsid w:val="6860A03E"/>
    <w:rsid w:val="6873336C"/>
    <w:rsid w:val="687DE4CB"/>
    <w:rsid w:val="689D8D32"/>
    <w:rsid w:val="68A11EFD"/>
    <w:rsid w:val="68AAB668"/>
    <w:rsid w:val="68E2140F"/>
    <w:rsid w:val="692EEBFE"/>
    <w:rsid w:val="6931BA10"/>
    <w:rsid w:val="6933A13B"/>
    <w:rsid w:val="69838BC2"/>
    <w:rsid w:val="698BE688"/>
    <w:rsid w:val="698DFC1C"/>
    <w:rsid w:val="6992AB4E"/>
    <w:rsid w:val="69CC5C3A"/>
    <w:rsid w:val="69D39FBE"/>
    <w:rsid w:val="69D62951"/>
    <w:rsid w:val="69E27F4D"/>
    <w:rsid w:val="69F139D9"/>
    <w:rsid w:val="6A1AB44F"/>
    <w:rsid w:val="6A1E5401"/>
    <w:rsid w:val="6A29DDB9"/>
    <w:rsid w:val="6A2BD7E9"/>
    <w:rsid w:val="6A2E0529"/>
    <w:rsid w:val="6A2E60E3"/>
    <w:rsid w:val="6A3AA335"/>
    <w:rsid w:val="6A3B8FE7"/>
    <w:rsid w:val="6A4806FF"/>
    <w:rsid w:val="6A62C1E8"/>
    <w:rsid w:val="6A6C977A"/>
    <w:rsid w:val="6A6FB329"/>
    <w:rsid w:val="6A713288"/>
    <w:rsid w:val="6A8DE982"/>
    <w:rsid w:val="6A9E086F"/>
    <w:rsid w:val="6AA9A127"/>
    <w:rsid w:val="6AB09C3D"/>
    <w:rsid w:val="6ADB9E20"/>
    <w:rsid w:val="6AE08CF3"/>
    <w:rsid w:val="6AE2F428"/>
    <w:rsid w:val="6AFD9B00"/>
    <w:rsid w:val="6B18DBA9"/>
    <w:rsid w:val="6B193A31"/>
    <w:rsid w:val="6B269545"/>
    <w:rsid w:val="6B391F2A"/>
    <w:rsid w:val="6B5D67A7"/>
    <w:rsid w:val="6B6BA0C1"/>
    <w:rsid w:val="6B886183"/>
    <w:rsid w:val="6B8E8E0D"/>
    <w:rsid w:val="6B9FC8E4"/>
    <w:rsid w:val="6BA429F3"/>
    <w:rsid w:val="6BDE76A3"/>
    <w:rsid w:val="6BE51E27"/>
    <w:rsid w:val="6BF56A94"/>
    <w:rsid w:val="6C0156BD"/>
    <w:rsid w:val="6C045BE1"/>
    <w:rsid w:val="6C1AE173"/>
    <w:rsid w:val="6C1F341A"/>
    <w:rsid w:val="6C240002"/>
    <w:rsid w:val="6C302075"/>
    <w:rsid w:val="6C303BF9"/>
    <w:rsid w:val="6C438304"/>
    <w:rsid w:val="6C59DA86"/>
    <w:rsid w:val="6C94F1C9"/>
    <w:rsid w:val="6C9EB31C"/>
    <w:rsid w:val="6CBC39B5"/>
    <w:rsid w:val="6CCBC575"/>
    <w:rsid w:val="6D112AB4"/>
    <w:rsid w:val="6D28CAD7"/>
    <w:rsid w:val="6D38B4AA"/>
    <w:rsid w:val="6D5B8B0B"/>
    <w:rsid w:val="6D6F1D20"/>
    <w:rsid w:val="6D72B952"/>
    <w:rsid w:val="6DA94857"/>
    <w:rsid w:val="6DC5FCF7"/>
    <w:rsid w:val="6DD3A410"/>
    <w:rsid w:val="6DDBF186"/>
    <w:rsid w:val="6DF9AD29"/>
    <w:rsid w:val="6DFB4A36"/>
    <w:rsid w:val="6E0C3FD3"/>
    <w:rsid w:val="6E14F8E7"/>
    <w:rsid w:val="6E201433"/>
    <w:rsid w:val="6E48B6C4"/>
    <w:rsid w:val="6E768927"/>
    <w:rsid w:val="6E999587"/>
    <w:rsid w:val="6EB413A3"/>
    <w:rsid w:val="6EBA82FC"/>
    <w:rsid w:val="6ED0F5EA"/>
    <w:rsid w:val="6EEF2C3A"/>
    <w:rsid w:val="6EF6D7CC"/>
    <w:rsid w:val="6F27523C"/>
    <w:rsid w:val="6F45A5C2"/>
    <w:rsid w:val="6F4A1235"/>
    <w:rsid w:val="6F6366A0"/>
    <w:rsid w:val="6F65FE79"/>
    <w:rsid w:val="6FAB18FC"/>
    <w:rsid w:val="6FB61E2F"/>
    <w:rsid w:val="6FBCE7FA"/>
    <w:rsid w:val="6FFFDE69"/>
    <w:rsid w:val="70125988"/>
    <w:rsid w:val="702859BC"/>
    <w:rsid w:val="702B6F84"/>
    <w:rsid w:val="703892AF"/>
    <w:rsid w:val="703E8613"/>
    <w:rsid w:val="7089CE06"/>
    <w:rsid w:val="709BD27C"/>
    <w:rsid w:val="70AB85F6"/>
    <w:rsid w:val="70B86E4C"/>
    <w:rsid w:val="71143CC6"/>
    <w:rsid w:val="711CA7F4"/>
    <w:rsid w:val="7129602C"/>
    <w:rsid w:val="712F026B"/>
    <w:rsid w:val="71350191"/>
    <w:rsid w:val="7138F1A4"/>
    <w:rsid w:val="715C1026"/>
    <w:rsid w:val="7176AEA8"/>
    <w:rsid w:val="7182823C"/>
    <w:rsid w:val="71985078"/>
    <w:rsid w:val="71B0BD63"/>
    <w:rsid w:val="71D8CCDF"/>
    <w:rsid w:val="71DA22C2"/>
    <w:rsid w:val="71EE6518"/>
    <w:rsid w:val="71EEAE14"/>
    <w:rsid w:val="71FAAD8F"/>
    <w:rsid w:val="72657E3E"/>
    <w:rsid w:val="72855A23"/>
    <w:rsid w:val="72FFAB59"/>
    <w:rsid w:val="7331B714"/>
    <w:rsid w:val="733833CC"/>
    <w:rsid w:val="7339D8E3"/>
    <w:rsid w:val="7346E1FA"/>
    <w:rsid w:val="734886BD"/>
    <w:rsid w:val="734D5D63"/>
    <w:rsid w:val="734E891A"/>
    <w:rsid w:val="7352B5F1"/>
    <w:rsid w:val="7398362B"/>
    <w:rsid w:val="73A7A78D"/>
    <w:rsid w:val="73A9C0E7"/>
    <w:rsid w:val="73CB6623"/>
    <w:rsid w:val="7452E7B1"/>
    <w:rsid w:val="74694E0D"/>
    <w:rsid w:val="747F48D5"/>
    <w:rsid w:val="7487AC99"/>
    <w:rsid w:val="74CA3411"/>
    <w:rsid w:val="7554E425"/>
    <w:rsid w:val="7569AA16"/>
    <w:rsid w:val="756C9060"/>
    <w:rsid w:val="756E06D6"/>
    <w:rsid w:val="757C748E"/>
    <w:rsid w:val="7581D7C3"/>
    <w:rsid w:val="758972B1"/>
    <w:rsid w:val="75945381"/>
    <w:rsid w:val="75950CC4"/>
    <w:rsid w:val="7597FA4B"/>
    <w:rsid w:val="75BCFAE5"/>
    <w:rsid w:val="75EEC957"/>
    <w:rsid w:val="7625A6CF"/>
    <w:rsid w:val="7634C45A"/>
    <w:rsid w:val="763C8D99"/>
    <w:rsid w:val="763D8581"/>
    <w:rsid w:val="76752EB4"/>
    <w:rsid w:val="76A8F6DA"/>
    <w:rsid w:val="76A93FC3"/>
    <w:rsid w:val="76B6EBDF"/>
    <w:rsid w:val="76D89C18"/>
    <w:rsid w:val="76E2BC48"/>
    <w:rsid w:val="76F2F528"/>
    <w:rsid w:val="76F794C8"/>
    <w:rsid w:val="7709D737"/>
    <w:rsid w:val="7743BB67"/>
    <w:rsid w:val="7746387E"/>
    <w:rsid w:val="774B0A1F"/>
    <w:rsid w:val="775B6471"/>
    <w:rsid w:val="7761E6C1"/>
    <w:rsid w:val="776546DF"/>
    <w:rsid w:val="776B2F1B"/>
    <w:rsid w:val="777F7540"/>
    <w:rsid w:val="7795A845"/>
    <w:rsid w:val="779B67FF"/>
    <w:rsid w:val="77CAC5A9"/>
    <w:rsid w:val="77E1F828"/>
    <w:rsid w:val="77E79678"/>
    <w:rsid w:val="78026B3A"/>
    <w:rsid w:val="7854AD95"/>
    <w:rsid w:val="785A053E"/>
    <w:rsid w:val="78736149"/>
    <w:rsid w:val="78A65C31"/>
    <w:rsid w:val="78A7683C"/>
    <w:rsid w:val="78B490F5"/>
    <w:rsid w:val="78FC1278"/>
    <w:rsid w:val="7901217E"/>
    <w:rsid w:val="7906DA88"/>
    <w:rsid w:val="790EC023"/>
    <w:rsid w:val="79128CA7"/>
    <w:rsid w:val="7916DF7F"/>
    <w:rsid w:val="7943C8A7"/>
    <w:rsid w:val="7953CC42"/>
    <w:rsid w:val="799C773F"/>
    <w:rsid w:val="79A19366"/>
    <w:rsid w:val="79A89C22"/>
    <w:rsid w:val="79AE68BA"/>
    <w:rsid w:val="79C61596"/>
    <w:rsid w:val="79D32C54"/>
    <w:rsid w:val="79E85E9A"/>
    <w:rsid w:val="7A0F4B29"/>
    <w:rsid w:val="7A213BB4"/>
    <w:rsid w:val="7A6B9DE6"/>
    <w:rsid w:val="7A6DB3EF"/>
    <w:rsid w:val="7A923A10"/>
    <w:rsid w:val="7A9A1D72"/>
    <w:rsid w:val="7AF917F2"/>
    <w:rsid w:val="7B0C2698"/>
    <w:rsid w:val="7B12404F"/>
    <w:rsid w:val="7B2D4D66"/>
    <w:rsid w:val="7B7299E1"/>
    <w:rsid w:val="7B99DE2B"/>
    <w:rsid w:val="7BBD5280"/>
    <w:rsid w:val="7BC373D0"/>
    <w:rsid w:val="7BC58BBE"/>
    <w:rsid w:val="7BC828D0"/>
    <w:rsid w:val="7C3B39CC"/>
    <w:rsid w:val="7C434F62"/>
    <w:rsid w:val="7C4E8041"/>
    <w:rsid w:val="7C88FF60"/>
    <w:rsid w:val="7CB9E674"/>
    <w:rsid w:val="7CBA7B7D"/>
    <w:rsid w:val="7CDADB30"/>
    <w:rsid w:val="7CE85D60"/>
    <w:rsid w:val="7CE8EF0A"/>
    <w:rsid w:val="7CF36BED"/>
    <w:rsid w:val="7D59E197"/>
    <w:rsid w:val="7D62FD12"/>
    <w:rsid w:val="7D6764F6"/>
    <w:rsid w:val="7D6B5216"/>
    <w:rsid w:val="7D8B0EC5"/>
    <w:rsid w:val="7D901A7F"/>
    <w:rsid w:val="7D912F49"/>
    <w:rsid w:val="7D983819"/>
    <w:rsid w:val="7DD37153"/>
    <w:rsid w:val="7DD75528"/>
    <w:rsid w:val="7DE5BC57"/>
    <w:rsid w:val="7E2FA4DD"/>
    <w:rsid w:val="7E30BA82"/>
    <w:rsid w:val="7E3585B6"/>
    <w:rsid w:val="7E56C005"/>
    <w:rsid w:val="7E5AC884"/>
    <w:rsid w:val="7E64EE28"/>
    <w:rsid w:val="7EAB6B6B"/>
    <w:rsid w:val="7EC789F1"/>
    <w:rsid w:val="7EF48F80"/>
    <w:rsid w:val="7F254088"/>
    <w:rsid w:val="7F26844B"/>
    <w:rsid w:val="7F3595A3"/>
    <w:rsid w:val="7F5AA6C5"/>
    <w:rsid w:val="7F782A54"/>
    <w:rsid w:val="7F898B06"/>
    <w:rsid w:val="7FAFDA83"/>
    <w:rsid w:val="7FB6710E"/>
    <w:rsid w:val="7FE1AA7A"/>
    <w:rsid w:val="7FF59A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7401F"/>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No List"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Standard">
    <w:name w:val="Normal"/>
    <w:qFormat/>
    <w:rsid w:val="00BA0A02"/>
    <w:pPr>
      <w:widowControl w:val="0"/>
      <w:spacing w:after="240"/>
    </w:pPr>
    <w:rPr>
      <w:sz w:val="24"/>
      <w:szCs w:val="24"/>
    </w:rPr>
  </w:style>
  <w:style w:type="paragraph" w:styleId="berschrift1">
    <w:name w:val="heading 1"/>
    <w:basedOn w:val="Standard"/>
    <w:next w:val="Paragraph"/>
    <w:link w:val="berschrift1Zchn"/>
    <w:qFormat/>
    <w:rsid w:val="00BF5941"/>
    <w:pPr>
      <w:keepNext/>
      <w:spacing w:before="360" w:after="60" w:line="360" w:lineRule="auto"/>
      <w:ind w:right="567"/>
      <w:contextualSpacing/>
      <w:outlineLvl w:val="0"/>
    </w:pPr>
    <w:rPr>
      <w:rFonts w:cs="Arial"/>
      <w:b/>
      <w:bCs/>
      <w:kern w:val="32"/>
      <w:sz w:val="32"/>
      <w:szCs w:val="40"/>
    </w:rPr>
  </w:style>
  <w:style w:type="paragraph" w:styleId="berschrift2">
    <w:name w:val="heading 2"/>
    <w:basedOn w:val="Standard"/>
    <w:next w:val="Paragraph"/>
    <w:link w:val="berschrift2Zchn"/>
    <w:qFormat/>
    <w:rsid w:val="00BF5941"/>
    <w:pPr>
      <w:keepNext/>
      <w:spacing w:after="60" w:line="360" w:lineRule="auto"/>
      <w:ind w:right="567"/>
      <w:contextualSpacing/>
      <w:outlineLvl w:val="1"/>
    </w:pPr>
    <w:rPr>
      <w:rFonts w:cs="Arial"/>
      <w:b/>
      <w:bCs/>
      <w:i/>
      <w:iCs/>
      <w:sz w:val="28"/>
      <w:szCs w:val="32"/>
    </w:rPr>
  </w:style>
  <w:style w:type="paragraph" w:styleId="berschrift3">
    <w:name w:val="heading 3"/>
    <w:basedOn w:val="Standard"/>
    <w:next w:val="Paragraph"/>
    <w:link w:val="berschrift3Zchn"/>
    <w:qFormat/>
    <w:rsid w:val="00DF7EE2"/>
    <w:pPr>
      <w:keepNext/>
      <w:spacing w:before="360" w:after="60" w:line="360" w:lineRule="auto"/>
      <w:ind w:right="567"/>
      <w:contextualSpacing/>
      <w:outlineLvl w:val="2"/>
    </w:pPr>
    <w:rPr>
      <w:rFonts w:cs="Arial"/>
      <w:bCs/>
      <w:i/>
      <w:szCs w:val="26"/>
    </w:rPr>
  </w:style>
  <w:style w:type="paragraph" w:styleId="berschrift4">
    <w:name w:val="heading 4"/>
    <w:basedOn w:val="Paragraph"/>
    <w:next w:val="Newparagraph"/>
    <w:link w:val="berschrift4Zchn"/>
    <w:rsid w:val="00F43B9D"/>
    <w:pPr>
      <w:spacing w:before="360"/>
      <w:outlineLvl w:val="3"/>
    </w:pPr>
    <w:rPr>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ticletitle">
    <w:name w:val="Article title"/>
    <w:basedOn w:val="Standard"/>
    <w:next w:val="Standard"/>
    <w:qFormat/>
    <w:rsid w:val="0024692A"/>
    <w:pPr>
      <w:spacing w:after="120" w:line="360" w:lineRule="auto"/>
    </w:pPr>
    <w:rPr>
      <w:b/>
      <w:sz w:val="28"/>
    </w:rPr>
  </w:style>
  <w:style w:type="paragraph" w:customStyle="1" w:styleId="Authornames">
    <w:name w:val="Author names"/>
    <w:basedOn w:val="Standard"/>
    <w:next w:val="Standard"/>
    <w:qFormat/>
    <w:rsid w:val="00F04900"/>
    <w:pPr>
      <w:spacing w:before="240" w:line="360" w:lineRule="auto"/>
    </w:pPr>
    <w:rPr>
      <w:sz w:val="28"/>
    </w:rPr>
  </w:style>
  <w:style w:type="paragraph" w:customStyle="1" w:styleId="Affiliation">
    <w:name w:val="Affiliation"/>
    <w:basedOn w:val="Standard"/>
    <w:qFormat/>
    <w:rsid w:val="00F04900"/>
    <w:pPr>
      <w:spacing w:before="240" w:line="360" w:lineRule="auto"/>
    </w:pPr>
    <w:rPr>
      <w:i/>
    </w:rPr>
  </w:style>
  <w:style w:type="paragraph" w:customStyle="1" w:styleId="Receiveddates">
    <w:name w:val="Received dates"/>
    <w:basedOn w:val="Affiliation"/>
    <w:next w:val="Standard"/>
    <w:qFormat/>
    <w:rsid w:val="00CC474B"/>
  </w:style>
  <w:style w:type="paragraph" w:customStyle="1" w:styleId="Abstract">
    <w:name w:val="Abstract"/>
    <w:basedOn w:val="Standard"/>
    <w:next w:val="Keywords"/>
    <w:qFormat/>
    <w:rsid w:val="00310E13"/>
    <w:pPr>
      <w:spacing w:before="360" w:after="300" w:line="360" w:lineRule="auto"/>
      <w:ind w:left="720" w:right="567"/>
    </w:pPr>
    <w:rPr>
      <w:sz w:val="22"/>
    </w:rPr>
  </w:style>
  <w:style w:type="paragraph" w:customStyle="1" w:styleId="Keywords">
    <w:name w:val="Keywords"/>
    <w:basedOn w:val="Standard"/>
    <w:next w:val="Paragraph"/>
    <w:qFormat/>
    <w:rsid w:val="00BB1270"/>
    <w:pPr>
      <w:spacing w:before="240" w:line="360" w:lineRule="auto"/>
      <w:ind w:left="720" w:right="567"/>
    </w:pPr>
    <w:rPr>
      <w:sz w:val="22"/>
    </w:rPr>
  </w:style>
  <w:style w:type="paragraph" w:customStyle="1" w:styleId="Correspondencedetails">
    <w:name w:val="Correspondence details"/>
    <w:basedOn w:val="Standard"/>
    <w:qFormat/>
    <w:rsid w:val="00F04900"/>
    <w:pPr>
      <w:spacing w:before="240" w:line="360" w:lineRule="auto"/>
    </w:pPr>
  </w:style>
  <w:style w:type="paragraph" w:customStyle="1" w:styleId="Displayedquotation">
    <w:name w:val="Displayed quotation"/>
    <w:basedOn w:val="Standard"/>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contextualSpacing/>
    </w:pPr>
  </w:style>
  <w:style w:type="paragraph" w:customStyle="1" w:styleId="Displayedequation">
    <w:name w:val="Displayed equation"/>
    <w:basedOn w:val="Standard"/>
    <w:next w:val="Paragraph"/>
    <w:qFormat/>
    <w:rsid w:val="00EF0F45"/>
    <w:pPr>
      <w:tabs>
        <w:tab w:val="center" w:pos="4253"/>
        <w:tab w:val="right" w:pos="8222"/>
      </w:tabs>
      <w:spacing w:before="240"/>
      <w:jc w:val="center"/>
    </w:pPr>
  </w:style>
  <w:style w:type="paragraph" w:customStyle="1" w:styleId="Acknowledgements">
    <w:name w:val="Acknowledgements"/>
    <w:basedOn w:val="Standard"/>
    <w:next w:val="Standard"/>
    <w:qFormat/>
    <w:rsid w:val="00AB1F8C"/>
    <w:pPr>
      <w:spacing w:before="120"/>
    </w:pPr>
    <w:rPr>
      <w:sz w:val="22"/>
    </w:rPr>
  </w:style>
  <w:style w:type="paragraph" w:customStyle="1" w:styleId="Tabletitle">
    <w:name w:val="Table title"/>
    <w:basedOn w:val="Standard"/>
    <w:next w:val="Standard"/>
    <w:qFormat/>
    <w:rsid w:val="0031686C"/>
    <w:pPr>
      <w:spacing w:before="240" w:line="360" w:lineRule="auto"/>
    </w:pPr>
  </w:style>
  <w:style w:type="paragraph" w:customStyle="1" w:styleId="Figurecaption">
    <w:name w:val="Figure caption"/>
    <w:basedOn w:val="Standard"/>
    <w:next w:val="Standard"/>
    <w:qFormat/>
    <w:rsid w:val="0031686C"/>
    <w:pPr>
      <w:spacing w:before="240" w:line="360" w:lineRule="auto"/>
    </w:pPr>
  </w:style>
  <w:style w:type="paragraph" w:customStyle="1" w:styleId="Footnotes">
    <w:name w:val="Footnotes"/>
    <w:basedOn w:val="Standard"/>
    <w:qFormat/>
    <w:rsid w:val="006C6936"/>
    <w:pPr>
      <w:spacing w:before="120" w:line="360" w:lineRule="auto"/>
      <w:ind w:left="482" w:hanging="482"/>
      <w:contextualSpacing/>
    </w:pPr>
    <w:rPr>
      <w:sz w:val="22"/>
    </w:rPr>
  </w:style>
  <w:style w:type="paragraph" w:customStyle="1" w:styleId="Notesoncontributors">
    <w:name w:val="Notes on contributors"/>
    <w:basedOn w:val="Standard"/>
    <w:qFormat/>
    <w:rsid w:val="00F04900"/>
    <w:pPr>
      <w:spacing w:before="240" w:line="360" w:lineRule="auto"/>
    </w:pPr>
    <w:rPr>
      <w:sz w:val="22"/>
    </w:rPr>
  </w:style>
  <w:style w:type="paragraph" w:customStyle="1" w:styleId="Normalparagraphstyle">
    <w:name w:val="Normal paragraph style"/>
    <w:basedOn w:val="Standard"/>
    <w:next w:val="Standard"/>
    <w:rsid w:val="00562DEF"/>
  </w:style>
  <w:style w:type="paragraph" w:customStyle="1" w:styleId="Paragraph">
    <w:name w:val="Paragraph"/>
    <w:basedOn w:val="Standard"/>
    <w:next w:val="Newparagraph"/>
    <w:qFormat/>
    <w:rsid w:val="001B7681"/>
    <w:pPr>
      <w:spacing w:before="240"/>
    </w:pPr>
  </w:style>
  <w:style w:type="paragraph" w:customStyle="1" w:styleId="Newparagraph">
    <w:name w:val="New paragraph"/>
    <w:basedOn w:val="Standard"/>
    <w:qFormat/>
    <w:rsid w:val="00AE2F8D"/>
    <w:pPr>
      <w:ind w:firstLine="720"/>
    </w:pPr>
  </w:style>
  <w:style w:type="paragraph" w:styleId="Standardeinzug">
    <w:name w:val="Normal Indent"/>
    <w:basedOn w:val="Standard"/>
    <w:rsid w:val="00526454"/>
    <w:pPr>
      <w:ind w:left="720"/>
    </w:pPr>
  </w:style>
  <w:style w:type="paragraph" w:customStyle="1" w:styleId="References">
    <w:name w:val="References"/>
    <w:basedOn w:val="Standard"/>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berschrift2Zchn">
    <w:name w:val="Überschrift 2 Zchn"/>
    <w:basedOn w:val="Absatz-Standardschriftart"/>
    <w:link w:val="berschrift2"/>
    <w:rsid w:val="00BF5941"/>
    <w:rPr>
      <w:rFonts w:cs="Arial"/>
      <w:b/>
      <w:bCs/>
      <w:i/>
      <w:iCs/>
      <w:sz w:val="28"/>
      <w:szCs w:val="32"/>
    </w:rPr>
  </w:style>
  <w:style w:type="character" w:customStyle="1" w:styleId="berschrift1Zchn">
    <w:name w:val="Überschrift 1 Zchn"/>
    <w:basedOn w:val="Absatz-Standardschriftart"/>
    <w:link w:val="berschrift1"/>
    <w:rsid w:val="00BF5941"/>
    <w:rPr>
      <w:rFonts w:cs="Arial"/>
      <w:b/>
      <w:bCs/>
      <w:kern w:val="32"/>
      <w:sz w:val="32"/>
      <w:szCs w:val="40"/>
    </w:rPr>
  </w:style>
  <w:style w:type="character" w:customStyle="1" w:styleId="berschrift3Zchn">
    <w:name w:val="Überschrift 3 Zchn"/>
    <w:basedOn w:val="Absatz-Standardschriftart"/>
    <w:link w:val="berschrift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contextualSpacing/>
    </w:pPr>
  </w:style>
  <w:style w:type="paragraph" w:styleId="Funotentext">
    <w:name w:val="footnote text"/>
    <w:basedOn w:val="Standard"/>
    <w:link w:val="FunotentextZchn"/>
    <w:autoRedefine/>
    <w:rsid w:val="006C19B2"/>
    <w:pPr>
      <w:ind w:left="284" w:hanging="284"/>
    </w:pPr>
    <w:rPr>
      <w:sz w:val="22"/>
      <w:szCs w:val="20"/>
    </w:rPr>
  </w:style>
  <w:style w:type="character" w:customStyle="1" w:styleId="FunotentextZchn">
    <w:name w:val="Fußnotentext Zchn"/>
    <w:basedOn w:val="Absatz-Standardschriftart"/>
    <w:link w:val="Funotentext"/>
    <w:rsid w:val="006C19B2"/>
    <w:rPr>
      <w:sz w:val="22"/>
    </w:rPr>
  </w:style>
  <w:style w:type="character" w:styleId="Funotenzeichen">
    <w:name w:val="footnote reference"/>
    <w:basedOn w:val="Absatz-Standardschriftart"/>
    <w:rsid w:val="00AF2C92"/>
    <w:rPr>
      <w:vertAlign w:val="superscript"/>
    </w:rPr>
  </w:style>
  <w:style w:type="paragraph" w:styleId="Endnotentext">
    <w:name w:val="endnote text"/>
    <w:basedOn w:val="Standard"/>
    <w:link w:val="EndnotentextZchn"/>
    <w:autoRedefine/>
    <w:rsid w:val="006C19B2"/>
    <w:pPr>
      <w:ind w:left="284" w:hanging="284"/>
    </w:pPr>
    <w:rPr>
      <w:sz w:val="22"/>
      <w:szCs w:val="20"/>
    </w:rPr>
  </w:style>
  <w:style w:type="character" w:customStyle="1" w:styleId="EndnotentextZchn">
    <w:name w:val="Endnotentext Zchn"/>
    <w:basedOn w:val="Absatz-Standardschriftart"/>
    <w:link w:val="Endnotentext"/>
    <w:rsid w:val="006C19B2"/>
    <w:rPr>
      <w:sz w:val="22"/>
    </w:rPr>
  </w:style>
  <w:style w:type="character" w:styleId="Endnotenzeichen">
    <w:name w:val="endnote reference"/>
    <w:basedOn w:val="Absatz-Standardschriftart"/>
    <w:rsid w:val="00EC571B"/>
    <w:rPr>
      <w:vertAlign w:val="superscript"/>
    </w:rPr>
  </w:style>
  <w:style w:type="character" w:customStyle="1" w:styleId="berschrift4Zchn">
    <w:name w:val="Überschrift 4 Zchn"/>
    <w:basedOn w:val="Absatz-Standardschriftart"/>
    <w:link w:val="berschrift4"/>
    <w:rsid w:val="00F43B9D"/>
    <w:rPr>
      <w:bCs/>
      <w:sz w:val="24"/>
      <w:szCs w:val="28"/>
    </w:rPr>
  </w:style>
  <w:style w:type="paragraph" w:styleId="Kopfzeile">
    <w:name w:val="header"/>
    <w:basedOn w:val="Standard"/>
    <w:link w:val="KopfzeileZchn"/>
    <w:rsid w:val="003F193A"/>
    <w:pPr>
      <w:tabs>
        <w:tab w:val="center" w:pos="4320"/>
        <w:tab w:val="right" w:pos="8640"/>
      </w:tabs>
      <w:spacing w:after="120"/>
      <w:contextualSpacing/>
    </w:pPr>
  </w:style>
  <w:style w:type="character" w:customStyle="1" w:styleId="KopfzeileZchn">
    <w:name w:val="Kopfzeile Zchn"/>
    <w:basedOn w:val="Absatz-Standardschriftart"/>
    <w:link w:val="Kopfzeile"/>
    <w:rsid w:val="003F193A"/>
    <w:rPr>
      <w:rFonts w:eastAsia="Times New Roman"/>
      <w:sz w:val="24"/>
      <w:szCs w:val="24"/>
      <w:lang w:eastAsia="en-GB"/>
    </w:rPr>
  </w:style>
  <w:style w:type="paragraph" w:styleId="Fuzeile">
    <w:name w:val="footer"/>
    <w:basedOn w:val="Standard"/>
    <w:link w:val="FuzeileZchn"/>
    <w:uiPriority w:val="99"/>
    <w:rsid w:val="00AE6A21"/>
    <w:pPr>
      <w:tabs>
        <w:tab w:val="center" w:pos="4320"/>
        <w:tab w:val="right" w:pos="8640"/>
      </w:tabs>
      <w:spacing w:before="240"/>
      <w:contextualSpacing/>
    </w:pPr>
  </w:style>
  <w:style w:type="character" w:customStyle="1" w:styleId="FuzeileZchn">
    <w:name w:val="Fußzeile Zchn"/>
    <w:basedOn w:val="Absatz-Standardschriftart"/>
    <w:link w:val="Fuzeile"/>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Absatz-Standardschriftart"/>
    <w:unhideWhenUsed/>
    <w:rsid w:val="0051745D"/>
    <w:rPr>
      <w:color w:val="0000FF" w:themeColor="hyperlink"/>
      <w:u w:val="single"/>
    </w:rPr>
  </w:style>
  <w:style w:type="character" w:styleId="Kommentarzeichen">
    <w:name w:val="annotation reference"/>
    <w:basedOn w:val="Absatz-Standardschriftart"/>
    <w:semiHidden/>
    <w:unhideWhenUsed/>
    <w:rsid w:val="00F912EA"/>
    <w:rPr>
      <w:sz w:val="16"/>
      <w:szCs w:val="16"/>
    </w:rPr>
  </w:style>
  <w:style w:type="paragraph" w:styleId="Kommentartext">
    <w:name w:val="annotation text"/>
    <w:basedOn w:val="Standard"/>
    <w:link w:val="KommentartextZchn"/>
    <w:unhideWhenUsed/>
    <w:rsid w:val="00F912EA"/>
    <w:rPr>
      <w:sz w:val="20"/>
      <w:szCs w:val="20"/>
    </w:rPr>
  </w:style>
  <w:style w:type="character" w:customStyle="1" w:styleId="KommentartextZchn">
    <w:name w:val="Kommentartext Zchn"/>
    <w:basedOn w:val="Absatz-Standardschriftart"/>
    <w:link w:val="Kommentartext"/>
    <w:rsid w:val="00F912EA"/>
  </w:style>
  <w:style w:type="paragraph" w:styleId="Kommentarthema">
    <w:name w:val="annotation subject"/>
    <w:basedOn w:val="Kommentartext"/>
    <w:next w:val="Kommentartext"/>
    <w:link w:val="KommentarthemaZchn"/>
    <w:semiHidden/>
    <w:unhideWhenUsed/>
    <w:rsid w:val="00F912EA"/>
    <w:rPr>
      <w:b/>
      <w:bCs/>
    </w:rPr>
  </w:style>
  <w:style w:type="character" w:customStyle="1" w:styleId="KommentarthemaZchn">
    <w:name w:val="Kommentarthema Zchn"/>
    <w:basedOn w:val="KommentartextZchn"/>
    <w:link w:val="Kommentarthema"/>
    <w:semiHidden/>
    <w:rsid w:val="00F912EA"/>
    <w:rPr>
      <w:b/>
      <w:bCs/>
    </w:rPr>
  </w:style>
  <w:style w:type="paragraph" w:styleId="Sprechblasentext">
    <w:name w:val="Balloon Text"/>
    <w:basedOn w:val="Standard"/>
    <w:link w:val="SprechblasentextZchn"/>
    <w:semiHidden/>
    <w:unhideWhenUsed/>
    <w:rsid w:val="00F912EA"/>
    <w:rPr>
      <w:rFonts w:ascii="Segoe UI" w:hAnsi="Segoe UI" w:cs="Segoe UI"/>
      <w:sz w:val="18"/>
      <w:szCs w:val="18"/>
    </w:rPr>
  </w:style>
  <w:style w:type="character" w:customStyle="1" w:styleId="SprechblasentextZchn">
    <w:name w:val="Sprechblasentext Zchn"/>
    <w:basedOn w:val="Absatz-Standardschriftart"/>
    <w:link w:val="Sprechblasentext"/>
    <w:semiHidden/>
    <w:rsid w:val="00F912EA"/>
    <w:rPr>
      <w:rFonts w:ascii="Segoe UI" w:hAnsi="Segoe UI" w:cs="Segoe UI"/>
      <w:sz w:val="18"/>
      <w:szCs w:val="18"/>
    </w:rPr>
  </w:style>
  <w:style w:type="paragraph" w:styleId="Beschriftung">
    <w:name w:val="caption"/>
    <w:basedOn w:val="Standard"/>
    <w:next w:val="Standard"/>
    <w:link w:val="BeschriftungZchn"/>
    <w:unhideWhenUsed/>
    <w:rsid w:val="004267BA"/>
    <w:pPr>
      <w:spacing w:after="200"/>
    </w:pPr>
    <w:rPr>
      <w:i/>
      <w:iCs/>
      <w:color w:val="1F497D" w:themeColor="text2"/>
      <w:sz w:val="18"/>
      <w:szCs w:val="18"/>
    </w:rPr>
  </w:style>
  <w:style w:type="paragraph" w:customStyle="1" w:styleId="Figure">
    <w:name w:val="Figure"/>
    <w:basedOn w:val="Beschriftung"/>
    <w:link w:val="FigureChar"/>
    <w:qFormat/>
    <w:rsid w:val="006606DD"/>
    <w:pPr>
      <w:spacing w:after="360"/>
    </w:pPr>
    <w:rPr>
      <w:i w:val="0"/>
      <w:color w:val="000000" w:themeColor="text1"/>
    </w:rPr>
  </w:style>
  <w:style w:type="character" w:customStyle="1" w:styleId="BeschriftungZchn">
    <w:name w:val="Beschriftung Zchn"/>
    <w:basedOn w:val="Absatz-Standardschriftart"/>
    <w:link w:val="Beschriftung"/>
    <w:rsid w:val="00F41DC4"/>
    <w:rPr>
      <w:i/>
      <w:iCs/>
      <w:color w:val="1F497D" w:themeColor="text2"/>
      <w:sz w:val="18"/>
      <w:szCs w:val="18"/>
    </w:rPr>
  </w:style>
  <w:style w:type="character" w:customStyle="1" w:styleId="FigureChar">
    <w:name w:val="Figure Char"/>
    <w:basedOn w:val="BeschriftungZchn"/>
    <w:link w:val="Figure"/>
    <w:rsid w:val="006606DD"/>
    <w:rPr>
      <w:i w:val="0"/>
      <w:iCs/>
      <w:color w:val="000000" w:themeColor="text1"/>
      <w:sz w:val="18"/>
      <w:szCs w:val="18"/>
    </w:rPr>
  </w:style>
  <w:style w:type="paragraph" w:customStyle="1" w:styleId="Caption1">
    <w:name w:val="Caption1"/>
    <w:basedOn w:val="Figure"/>
    <w:rsid w:val="006606DD"/>
    <w:pPr>
      <w:spacing w:after="200"/>
    </w:pPr>
  </w:style>
  <w:style w:type="paragraph" w:styleId="Listenabsatz">
    <w:name w:val="List Paragraph"/>
    <w:basedOn w:val="Standard"/>
    <w:rsid w:val="00987344"/>
    <w:pPr>
      <w:ind w:left="720"/>
      <w:contextualSpacing/>
    </w:pPr>
  </w:style>
  <w:style w:type="paragraph" w:customStyle="1" w:styleId="Heading2SM">
    <w:name w:val="Heading 2 SM"/>
    <w:basedOn w:val="berschrift2"/>
    <w:link w:val="Heading2SMChar"/>
    <w:qFormat/>
    <w:rsid w:val="003C31A3"/>
    <w:pPr>
      <w:numPr>
        <w:numId w:val="34"/>
      </w:numPr>
      <w:ind w:left="993" w:hanging="709"/>
    </w:pPr>
  </w:style>
  <w:style w:type="character" w:customStyle="1" w:styleId="Heading2SMChar">
    <w:name w:val="Heading 2 SM Char"/>
    <w:basedOn w:val="berschrift2Zchn"/>
    <w:link w:val="Heading2SM"/>
    <w:rsid w:val="003C31A3"/>
    <w:rPr>
      <w:rFonts w:cs="Arial"/>
      <w:b/>
      <w:bCs/>
      <w:i/>
      <w:iCs/>
      <w:sz w:val="28"/>
      <w:szCs w:val="32"/>
    </w:rPr>
  </w:style>
  <w:style w:type="character" w:customStyle="1" w:styleId="UnresolvedMention">
    <w:name w:val="Unresolved Mention"/>
    <w:basedOn w:val="Absatz-Standardschriftart"/>
    <w:uiPriority w:val="99"/>
    <w:unhideWhenUsed/>
    <w:rsid w:val="00434754"/>
    <w:rPr>
      <w:color w:val="605E5C"/>
      <w:shd w:val="clear" w:color="auto" w:fill="E1DFDD"/>
    </w:rPr>
  </w:style>
  <w:style w:type="character" w:customStyle="1" w:styleId="Mention">
    <w:name w:val="Mention"/>
    <w:basedOn w:val="Absatz-Standardschriftart"/>
    <w:uiPriority w:val="99"/>
    <w:unhideWhenUsed/>
    <w:rsid w:val="00434754"/>
    <w:rPr>
      <w:color w:val="2B579A"/>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No List"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Standard">
    <w:name w:val="Normal"/>
    <w:qFormat/>
    <w:rsid w:val="00BA0A02"/>
    <w:pPr>
      <w:widowControl w:val="0"/>
      <w:spacing w:after="240"/>
    </w:pPr>
    <w:rPr>
      <w:sz w:val="24"/>
      <w:szCs w:val="24"/>
    </w:rPr>
  </w:style>
  <w:style w:type="paragraph" w:styleId="berschrift1">
    <w:name w:val="heading 1"/>
    <w:basedOn w:val="Standard"/>
    <w:next w:val="Paragraph"/>
    <w:link w:val="berschrift1Zchn"/>
    <w:qFormat/>
    <w:rsid w:val="00BF5941"/>
    <w:pPr>
      <w:keepNext/>
      <w:spacing w:before="360" w:after="60" w:line="360" w:lineRule="auto"/>
      <w:ind w:right="567"/>
      <w:contextualSpacing/>
      <w:outlineLvl w:val="0"/>
    </w:pPr>
    <w:rPr>
      <w:rFonts w:cs="Arial"/>
      <w:b/>
      <w:bCs/>
      <w:kern w:val="32"/>
      <w:sz w:val="32"/>
      <w:szCs w:val="40"/>
    </w:rPr>
  </w:style>
  <w:style w:type="paragraph" w:styleId="berschrift2">
    <w:name w:val="heading 2"/>
    <w:basedOn w:val="Standard"/>
    <w:next w:val="Paragraph"/>
    <w:link w:val="berschrift2Zchn"/>
    <w:qFormat/>
    <w:rsid w:val="00BF5941"/>
    <w:pPr>
      <w:keepNext/>
      <w:spacing w:after="60" w:line="360" w:lineRule="auto"/>
      <w:ind w:right="567"/>
      <w:contextualSpacing/>
      <w:outlineLvl w:val="1"/>
    </w:pPr>
    <w:rPr>
      <w:rFonts w:cs="Arial"/>
      <w:b/>
      <w:bCs/>
      <w:i/>
      <w:iCs/>
      <w:sz w:val="28"/>
      <w:szCs w:val="32"/>
    </w:rPr>
  </w:style>
  <w:style w:type="paragraph" w:styleId="berschrift3">
    <w:name w:val="heading 3"/>
    <w:basedOn w:val="Standard"/>
    <w:next w:val="Paragraph"/>
    <w:link w:val="berschrift3Zchn"/>
    <w:qFormat/>
    <w:rsid w:val="00DF7EE2"/>
    <w:pPr>
      <w:keepNext/>
      <w:spacing w:before="360" w:after="60" w:line="360" w:lineRule="auto"/>
      <w:ind w:right="567"/>
      <w:contextualSpacing/>
      <w:outlineLvl w:val="2"/>
    </w:pPr>
    <w:rPr>
      <w:rFonts w:cs="Arial"/>
      <w:bCs/>
      <w:i/>
      <w:szCs w:val="26"/>
    </w:rPr>
  </w:style>
  <w:style w:type="paragraph" w:styleId="berschrift4">
    <w:name w:val="heading 4"/>
    <w:basedOn w:val="Paragraph"/>
    <w:next w:val="Newparagraph"/>
    <w:link w:val="berschrift4Zchn"/>
    <w:rsid w:val="00F43B9D"/>
    <w:pPr>
      <w:spacing w:before="360"/>
      <w:outlineLvl w:val="3"/>
    </w:pPr>
    <w:rPr>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ticletitle">
    <w:name w:val="Article title"/>
    <w:basedOn w:val="Standard"/>
    <w:next w:val="Standard"/>
    <w:qFormat/>
    <w:rsid w:val="0024692A"/>
    <w:pPr>
      <w:spacing w:after="120" w:line="360" w:lineRule="auto"/>
    </w:pPr>
    <w:rPr>
      <w:b/>
      <w:sz w:val="28"/>
    </w:rPr>
  </w:style>
  <w:style w:type="paragraph" w:customStyle="1" w:styleId="Authornames">
    <w:name w:val="Author names"/>
    <w:basedOn w:val="Standard"/>
    <w:next w:val="Standard"/>
    <w:qFormat/>
    <w:rsid w:val="00F04900"/>
    <w:pPr>
      <w:spacing w:before="240" w:line="360" w:lineRule="auto"/>
    </w:pPr>
    <w:rPr>
      <w:sz w:val="28"/>
    </w:rPr>
  </w:style>
  <w:style w:type="paragraph" w:customStyle="1" w:styleId="Affiliation">
    <w:name w:val="Affiliation"/>
    <w:basedOn w:val="Standard"/>
    <w:qFormat/>
    <w:rsid w:val="00F04900"/>
    <w:pPr>
      <w:spacing w:before="240" w:line="360" w:lineRule="auto"/>
    </w:pPr>
    <w:rPr>
      <w:i/>
    </w:rPr>
  </w:style>
  <w:style w:type="paragraph" w:customStyle="1" w:styleId="Receiveddates">
    <w:name w:val="Received dates"/>
    <w:basedOn w:val="Affiliation"/>
    <w:next w:val="Standard"/>
    <w:qFormat/>
    <w:rsid w:val="00CC474B"/>
  </w:style>
  <w:style w:type="paragraph" w:customStyle="1" w:styleId="Abstract">
    <w:name w:val="Abstract"/>
    <w:basedOn w:val="Standard"/>
    <w:next w:val="Keywords"/>
    <w:qFormat/>
    <w:rsid w:val="00310E13"/>
    <w:pPr>
      <w:spacing w:before="360" w:after="300" w:line="360" w:lineRule="auto"/>
      <w:ind w:left="720" w:right="567"/>
    </w:pPr>
    <w:rPr>
      <w:sz w:val="22"/>
    </w:rPr>
  </w:style>
  <w:style w:type="paragraph" w:customStyle="1" w:styleId="Keywords">
    <w:name w:val="Keywords"/>
    <w:basedOn w:val="Standard"/>
    <w:next w:val="Paragraph"/>
    <w:qFormat/>
    <w:rsid w:val="00BB1270"/>
    <w:pPr>
      <w:spacing w:before="240" w:line="360" w:lineRule="auto"/>
      <w:ind w:left="720" w:right="567"/>
    </w:pPr>
    <w:rPr>
      <w:sz w:val="22"/>
    </w:rPr>
  </w:style>
  <w:style w:type="paragraph" w:customStyle="1" w:styleId="Correspondencedetails">
    <w:name w:val="Correspondence details"/>
    <w:basedOn w:val="Standard"/>
    <w:qFormat/>
    <w:rsid w:val="00F04900"/>
    <w:pPr>
      <w:spacing w:before="240" w:line="360" w:lineRule="auto"/>
    </w:pPr>
  </w:style>
  <w:style w:type="paragraph" w:customStyle="1" w:styleId="Displayedquotation">
    <w:name w:val="Displayed quotation"/>
    <w:basedOn w:val="Standard"/>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contextualSpacing/>
    </w:pPr>
  </w:style>
  <w:style w:type="paragraph" w:customStyle="1" w:styleId="Displayedequation">
    <w:name w:val="Displayed equation"/>
    <w:basedOn w:val="Standard"/>
    <w:next w:val="Paragraph"/>
    <w:qFormat/>
    <w:rsid w:val="00EF0F45"/>
    <w:pPr>
      <w:tabs>
        <w:tab w:val="center" w:pos="4253"/>
        <w:tab w:val="right" w:pos="8222"/>
      </w:tabs>
      <w:spacing w:before="240"/>
      <w:jc w:val="center"/>
    </w:pPr>
  </w:style>
  <w:style w:type="paragraph" w:customStyle="1" w:styleId="Acknowledgements">
    <w:name w:val="Acknowledgements"/>
    <w:basedOn w:val="Standard"/>
    <w:next w:val="Standard"/>
    <w:qFormat/>
    <w:rsid w:val="00AB1F8C"/>
    <w:pPr>
      <w:spacing w:before="120"/>
    </w:pPr>
    <w:rPr>
      <w:sz w:val="22"/>
    </w:rPr>
  </w:style>
  <w:style w:type="paragraph" w:customStyle="1" w:styleId="Tabletitle">
    <w:name w:val="Table title"/>
    <w:basedOn w:val="Standard"/>
    <w:next w:val="Standard"/>
    <w:qFormat/>
    <w:rsid w:val="0031686C"/>
    <w:pPr>
      <w:spacing w:before="240" w:line="360" w:lineRule="auto"/>
    </w:pPr>
  </w:style>
  <w:style w:type="paragraph" w:customStyle="1" w:styleId="Figurecaption">
    <w:name w:val="Figure caption"/>
    <w:basedOn w:val="Standard"/>
    <w:next w:val="Standard"/>
    <w:qFormat/>
    <w:rsid w:val="0031686C"/>
    <w:pPr>
      <w:spacing w:before="240" w:line="360" w:lineRule="auto"/>
    </w:pPr>
  </w:style>
  <w:style w:type="paragraph" w:customStyle="1" w:styleId="Footnotes">
    <w:name w:val="Footnotes"/>
    <w:basedOn w:val="Standard"/>
    <w:qFormat/>
    <w:rsid w:val="006C6936"/>
    <w:pPr>
      <w:spacing w:before="120" w:line="360" w:lineRule="auto"/>
      <w:ind w:left="482" w:hanging="482"/>
      <w:contextualSpacing/>
    </w:pPr>
    <w:rPr>
      <w:sz w:val="22"/>
    </w:rPr>
  </w:style>
  <w:style w:type="paragraph" w:customStyle="1" w:styleId="Notesoncontributors">
    <w:name w:val="Notes on contributors"/>
    <w:basedOn w:val="Standard"/>
    <w:qFormat/>
    <w:rsid w:val="00F04900"/>
    <w:pPr>
      <w:spacing w:before="240" w:line="360" w:lineRule="auto"/>
    </w:pPr>
    <w:rPr>
      <w:sz w:val="22"/>
    </w:rPr>
  </w:style>
  <w:style w:type="paragraph" w:customStyle="1" w:styleId="Normalparagraphstyle">
    <w:name w:val="Normal paragraph style"/>
    <w:basedOn w:val="Standard"/>
    <w:next w:val="Standard"/>
    <w:rsid w:val="00562DEF"/>
  </w:style>
  <w:style w:type="paragraph" w:customStyle="1" w:styleId="Paragraph">
    <w:name w:val="Paragraph"/>
    <w:basedOn w:val="Standard"/>
    <w:next w:val="Newparagraph"/>
    <w:qFormat/>
    <w:rsid w:val="001B7681"/>
    <w:pPr>
      <w:spacing w:before="240"/>
    </w:pPr>
  </w:style>
  <w:style w:type="paragraph" w:customStyle="1" w:styleId="Newparagraph">
    <w:name w:val="New paragraph"/>
    <w:basedOn w:val="Standard"/>
    <w:qFormat/>
    <w:rsid w:val="00AE2F8D"/>
    <w:pPr>
      <w:ind w:firstLine="720"/>
    </w:pPr>
  </w:style>
  <w:style w:type="paragraph" w:styleId="Standardeinzug">
    <w:name w:val="Normal Indent"/>
    <w:basedOn w:val="Standard"/>
    <w:rsid w:val="00526454"/>
    <w:pPr>
      <w:ind w:left="720"/>
    </w:pPr>
  </w:style>
  <w:style w:type="paragraph" w:customStyle="1" w:styleId="References">
    <w:name w:val="References"/>
    <w:basedOn w:val="Standard"/>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berschrift2Zchn">
    <w:name w:val="Überschrift 2 Zchn"/>
    <w:basedOn w:val="Absatz-Standardschriftart"/>
    <w:link w:val="berschrift2"/>
    <w:rsid w:val="00BF5941"/>
    <w:rPr>
      <w:rFonts w:cs="Arial"/>
      <w:b/>
      <w:bCs/>
      <w:i/>
      <w:iCs/>
      <w:sz w:val="28"/>
      <w:szCs w:val="32"/>
    </w:rPr>
  </w:style>
  <w:style w:type="character" w:customStyle="1" w:styleId="berschrift1Zchn">
    <w:name w:val="Überschrift 1 Zchn"/>
    <w:basedOn w:val="Absatz-Standardschriftart"/>
    <w:link w:val="berschrift1"/>
    <w:rsid w:val="00BF5941"/>
    <w:rPr>
      <w:rFonts w:cs="Arial"/>
      <w:b/>
      <w:bCs/>
      <w:kern w:val="32"/>
      <w:sz w:val="32"/>
      <w:szCs w:val="40"/>
    </w:rPr>
  </w:style>
  <w:style w:type="character" w:customStyle="1" w:styleId="berschrift3Zchn">
    <w:name w:val="Überschrift 3 Zchn"/>
    <w:basedOn w:val="Absatz-Standardschriftart"/>
    <w:link w:val="berschrift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contextualSpacing/>
    </w:pPr>
  </w:style>
  <w:style w:type="paragraph" w:styleId="Funotentext">
    <w:name w:val="footnote text"/>
    <w:basedOn w:val="Standard"/>
    <w:link w:val="FunotentextZchn"/>
    <w:autoRedefine/>
    <w:rsid w:val="006C19B2"/>
    <w:pPr>
      <w:ind w:left="284" w:hanging="284"/>
    </w:pPr>
    <w:rPr>
      <w:sz w:val="22"/>
      <w:szCs w:val="20"/>
    </w:rPr>
  </w:style>
  <w:style w:type="character" w:customStyle="1" w:styleId="FunotentextZchn">
    <w:name w:val="Fußnotentext Zchn"/>
    <w:basedOn w:val="Absatz-Standardschriftart"/>
    <w:link w:val="Funotentext"/>
    <w:rsid w:val="006C19B2"/>
    <w:rPr>
      <w:sz w:val="22"/>
    </w:rPr>
  </w:style>
  <w:style w:type="character" w:styleId="Funotenzeichen">
    <w:name w:val="footnote reference"/>
    <w:basedOn w:val="Absatz-Standardschriftart"/>
    <w:rsid w:val="00AF2C92"/>
    <w:rPr>
      <w:vertAlign w:val="superscript"/>
    </w:rPr>
  </w:style>
  <w:style w:type="paragraph" w:styleId="Endnotentext">
    <w:name w:val="endnote text"/>
    <w:basedOn w:val="Standard"/>
    <w:link w:val="EndnotentextZchn"/>
    <w:autoRedefine/>
    <w:rsid w:val="006C19B2"/>
    <w:pPr>
      <w:ind w:left="284" w:hanging="284"/>
    </w:pPr>
    <w:rPr>
      <w:sz w:val="22"/>
      <w:szCs w:val="20"/>
    </w:rPr>
  </w:style>
  <w:style w:type="character" w:customStyle="1" w:styleId="EndnotentextZchn">
    <w:name w:val="Endnotentext Zchn"/>
    <w:basedOn w:val="Absatz-Standardschriftart"/>
    <w:link w:val="Endnotentext"/>
    <w:rsid w:val="006C19B2"/>
    <w:rPr>
      <w:sz w:val="22"/>
    </w:rPr>
  </w:style>
  <w:style w:type="character" w:styleId="Endnotenzeichen">
    <w:name w:val="endnote reference"/>
    <w:basedOn w:val="Absatz-Standardschriftart"/>
    <w:rsid w:val="00EC571B"/>
    <w:rPr>
      <w:vertAlign w:val="superscript"/>
    </w:rPr>
  </w:style>
  <w:style w:type="character" w:customStyle="1" w:styleId="berschrift4Zchn">
    <w:name w:val="Überschrift 4 Zchn"/>
    <w:basedOn w:val="Absatz-Standardschriftart"/>
    <w:link w:val="berschrift4"/>
    <w:rsid w:val="00F43B9D"/>
    <w:rPr>
      <w:bCs/>
      <w:sz w:val="24"/>
      <w:szCs w:val="28"/>
    </w:rPr>
  </w:style>
  <w:style w:type="paragraph" w:styleId="Kopfzeile">
    <w:name w:val="header"/>
    <w:basedOn w:val="Standard"/>
    <w:link w:val="KopfzeileZchn"/>
    <w:rsid w:val="003F193A"/>
    <w:pPr>
      <w:tabs>
        <w:tab w:val="center" w:pos="4320"/>
        <w:tab w:val="right" w:pos="8640"/>
      </w:tabs>
      <w:spacing w:after="120"/>
      <w:contextualSpacing/>
    </w:pPr>
  </w:style>
  <w:style w:type="character" w:customStyle="1" w:styleId="KopfzeileZchn">
    <w:name w:val="Kopfzeile Zchn"/>
    <w:basedOn w:val="Absatz-Standardschriftart"/>
    <w:link w:val="Kopfzeile"/>
    <w:rsid w:val="003F193A"/>
    <w:rPr>
      <w:rFonts w:eastAsia="Times New Roman"/>
      <w:sz w:val="24"/>
      <w:szCs w:val="24"/>
      <w:lang w:eastAsia="en-GB"/>
    </w:rPr>
  </w:style>
  <w:style w:type="paragraph" w:styleId="Fuzeile">
    <w:name w:val="footer"/>
    <w:basedOn w:val="Standard"/>
    <w:link w:val="FuzeileZchn"/>
    <w:uiPriority w:val="99"/>
    <w:rsid w:val="00AE6A21"/>
    <w:pPr>
      <w:tabs>
        <w:tab w:val="center" w:pos="4320"/>
        <w:tab w:val="right" w:pos="8640"/>
      </w:tabs>
      <w:spacing w:before="240"/>
      <w:contextualSpacing/>
    </w:pPr>
  </w:style>
  <w:style w:type="character" w:customStyle="1" w:styleId="FuzeileZchn">
    <w:name w:val="Fußzeile Zchn"/>
    <w:basedOn w:val="Absatz-Standardschriftart"/>
    <w:link w:val="Fuzeile"/>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Absatz-Standardschriftart"/>
    <w:unhideWhenUsed/>
    <w:rsid w:val="0051745D"/>
    <w:rPr>
      <w:color w:val="0000FF" w:themeColor="hyperlink"/>
      <w:u w:val="single"/>
    </w:rPr>
  </w:style>
  <w:style w:type="character" w:styleId="Kommentarzeichen">
    <w:name w:val="annotation reference"/>
    <w:basedOn w:val="Absatz-Standardschriftart"/>
    <w:semiHidden/>
    <w:unhideWhenUsed/>
    <w:rsid w:val="00F912EA"/>
    <w:rPr>
      <w:sz w:val="16"/>
      <w:szCs w:val="16"/>
    </w:rPr>
  </w:style>
  <w:style w:type="paragraph" w:styleId="Kommentartext">
    <w:name w:val="annotation text"/>
    <w:basedOn w:val="Standard"/>
    <w:link w:val="KommentartextZchn"/>
    <w:unhideWhenUsed/>
    <w:rsid w:val="00F912EA"/>
    <w:rPr>
      <w:sz w:val="20"/>
      <w:szCs w:val="20"/>
    </w:rPr>
  </w:style>
  <w:style w:type="character" w:customStyle="1" w:styleId="KommentartextZchn">
    <w:name w:val="Kommentartext Zchn"/>
    <w:basedOn w:val="Absatz-Standardschriftart"/>
    <w:link w:val="Kommentartext"/>
    <w:rsid w:val="00F912EA"/>
  </w:style>
  <w:style w:type="paragraph" w:styleId="Kommentarthema">
    <w:name w:val="annotation subject"/>
    <w:basedOn w:val="Kommentartext"/>
    <w:next w:val="Kommentartext"/>
    <w:link w:val="KommentarthemaZchn"/>
    <w:semiHidden/>
    <w:unhideWhenUsed/>
    <w:rsid w:val="00F912EA"/>
    <w:rPr>
      <w:b/>
      <w:bCs/>
    </w:rPr>
  </w:style>
  <w:style w:type="character" w:customStyle="1" w:styleId="KommentarthemaZchn">
    <w:name w:val="Kommentarthema Zchn"/>
    <w:basedOn w:val="KommentartextZchn"/>
    <w:link w:val="Kommentarthema"/>
    <w:semiHidden/>
    <w:rsid w:val="00F912EA"/>
    <w:rPr>
      <w:b/>
      <w:bCs/>
    </w:rPr>
  </w:style>
  <w:style w:type="paragraph" w:styleId="Sprechblasentext">
    <w:name w:val="Balloon Text"/>
    <w:basedOn w:val="Standard"/>
    <w:link w:val="SprechblasentextZchn"/>
    <w:semiHidden/>
    <w:unhideWhenUsed/>
    <w:rsid w:val="00F912EA"/>
    <w:rPr>
      <w:rFonts w:ascii="Segoe UI" w:hAnsi="Segoe UI" w:cs="Segoe UI"/>
      <w:sz w:val="18"/>
      <w:szCs w:val="18"/>
    </w:rPr>
  </w:style>
  <w:style w:type="character" w:customStyle="1" w:styleId="SprechblasentextZchn">
    <w:name w:val="Sprechblasentext Zchn"/>
    <w:basedOn w:val="Absatz-Standardschriftart"/>
    <w:link w:val="Sprechblasentext"/>
    <w:semiHidden/>
    <w:rsid w:val="00F912EA"/>
    <w:rPr>
      <w:rFonts w:ascii="Segoe UI" w:hAnsi="Segoe UI" w:cs="Segoe UI"/>
      <w:sz w:val="18"/>
      <w:szCs w:val="18"/>
    </w:rPr>
  </w:style>
  <w:style w:type="paragraph" w:styleId="Beschriftung">
    <w:name w:val="caption"/>
    <w:basedOn w:val="Standard"/>
    <w:next w:val="Standard"/>
    <w:link w:val="BeschriftungZchn"/>
    <w:unhideWhenUsed/>
    <w:rsid w:val="004267BA"/>
    <w:pPr>
      <w:spacing w:after="200"/>
    </w:pPr>
    <w:rPr>
      <w:i/>
      <w:iCs/>
      <w:color w:val="1F497D" w:themeColor="text2"/>
      <w:sz w:val="18"/>
      <w:szCs w:val="18"/>
    </w:rPr>
  </w:style>
  <w:style w:type="paragraph" w:customStyle="1" w:styleId="Figure">
    <w:name w:val="Figure"/>
    <w:basedOn w:val="Beschriftung"/>
    <w:link w:val="FigureChar"/>
    <w:qFormat/>
    <w:rsid w:val="006606DD"/>
    <w:pPr>
      <w:spacing w:after="360"/>
    </w:pPr>
    <w:rPr>
      <w:i w:val="0"/>
      <w:color w:val="000000" w:themeColor="text1"/>
    </w:rPr>
  </w:style>
  <w:style w:type="character" w:customStyle="1" w:styleId="BeschriftungZchn">
    <w:name w:val="Beschriftung Zchn"/>
    <w:basedOn w:val="Absatz-Standardschriftart"/>
    <w:link w:val="Beschriftung"/>
    <w:rsid w:val="00F41DC4"/>
    <w:rPr>
      <w:i/>
      <w:iCs/>
      <w:color w:val="1F497D" w:themeColor="text2"/>
      <w:sz w:val="18"/>
      <w:szCs w:val="18"/>
    </w:rPr>
  </w:style>
  <w:style w:type="character" w:customStyle="1" w:styleId="FigureChar">
    <w:name w:val="Figure Char"/>
    <w:basedOn w:val="BeschriftungZchn"/>
    <w:link w:val="Figure"/>
    <w:rsid w:val="006606DD"/>
    <w:rPr>
      <w:i w:val="0"/>
      <w:iCs/>
      <w:color w:val="000000" w:themeColor="text1"/>
      <w:sz w:val="18"/>
      <w:szCs w:val="18"/>
    </w:rPr>
  </w:style>
  <w:style w:type="paragraph" w:customStyle="1" w:styleId="Caption1">
    <w:name w:val="Caption1"/>
    <w:basedOn w:val="Figure"/>
    <w:rsid w:val="006606DD"/>
    <w:pPr>
      <w:spacing w:after="200"/>
    </w:pPr>
  </w:style>
  <w:style w:type="paragraph" w:styleId="Listenabsatz">
    <w:name w:val="List Paragraph"/>
    <w:basedOn w:val="Standard"/>
    <w:rsid w:val="00987344"/>
    <w:pPr>
      <w:ind w:left="720"/>
      <w:contextualSpacing/>
    </w:pPr>
  </w:style>
  <w:style w:type="paragraph" w:customStyle="1" w:styleId="Heading2SM">
    <w:name w:val="Heading 2 SM"/>
    <w:basedOn w:val="berschrift2"/>
    <w:link w:val="Heading2SMChar"/>
    <w:qFormat/>
    <w:rsid w:val="003C31A3"/>
    <w:pPr>
      <w:numPr>
        <w:numId w:val="34"/>
      </w:numPr>
      <w:ind w:left="993" w:hanging="709"/>
    </w:pPr>
  </w:style>
  <w:style w:type="character" w:customStyle="1" w:styleId="Heading2SMChar">
    <w:name w:val="Heading 2 SM Char"/>
    <w:basedOn w:val="berschrift2Zchn"/>
    <w:link w:val="Heading2SM"/>
    <w:rsid w:val="003C31A3"/>
    <w:rPr>
      <w:rFonts w:cs="Arial"/>
      <w:b/>
      <w:bCs/>
      <w:i/>
      <w:iCs/>
      <w:sz w:val="28"/>
      <w:szCs w:val="32"/>
    </w:rPr>
  </w:style>
  <w:style w:type="character" w:customStyle="1" w:styleId="UnresolvedMention">
    <w:name w:val="Unresolved Mention"/>
    <w:basedOn w:val="Absatz-Standardschriftart"/>
    <w:uiPriority w:val="99"/>
    <w:unhideWhenUsed/>
    <w:rsid w:val="00434754"/>
    <w:rPr>
      <w:color w:val="605E5C"/>
      <w:shd w:val="clear" w:color="auto" w:fill="E1DFDD"/>
    </w:rPr>
  </w:style>
  <w:style w:type="character" w:customStyle="1" w:styleId="Mention">
    <w:name w:val="Mention"/>
    <w:basedOn w:val="Absatz-Standardschriftart"/>
    <w:uiPriority w:val="99"/>
    <w:unhideWhenUsed/>
    <w:rsid w:val="0043475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120239">
      <w:bodyDiv w:val="1"/>
      <w:marLeft w:val="0"/>
      <w:marRight w:val="0"/>
      <w:marTop w:val="0"/>
      <w:marBottom w:val="0"/>
      <w:divBdr>
        <w:top w:val="none" w:sz="0" w:space="0" w:color="auto"/>
        <w:left w:val="none" w:sz="0" w:space="0" w:color="auto"/>
        <w:bottom w:val="none" w:sz="0" w:space="0" w:color="auto"/>
        <w:right w:val="none" w:sz="0" w:space="0" w:color="auto"/>
      </w:divBdr>
      <w:divsChild>
        <w:div w:id="15799436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twitter.com/rafnuss" TargetMode="Externa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6/09/relationships/commentsIds" Target="commentsIds.xml"/><Relationship Id="rId7" Type="http://schemas.microsoft.com/office/2007/relationships/stylesWithEffects" Target="stylesWithEffects.xml"/><Relationship Id="rId12" Type="http://schemas.openxmlformats.org/officeDocument/2006/relationships/hyperlink" Target="https://orcid.org/0000-0002-8185-1020" TargetMode="External"/><Relationship Id="rId17" Type="http://schemas.openxmlformats.org/officeDocument/2006/relationships/image" Target="media/image3.png"/><Relationship Id="rId25" Type="http://schemas.openxmlformats.org/officeDocument/2006/relationships/header" Target="header1.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footer" Target="footer2.xml"/><Relationship Id="rId36" Type="http://schemas.microsoft.com/office/2018/08/relationships/commentsExtensible" Target="commentsExtensi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oter" Target="footer3.xml"/><Relationship Id="rId35" Type="http://schemas.microsoft.com/office/2011/relationships/commentsExtended" Target="commentsExtended.xml"/></Relationships>
</file>

<file path=word/_rels/footnotes.xml.rels><?xml version="1.0" encoding="UTF-8" standalone="yes"?>
<Relationships xmlns="http://schemas.openxmlformats.org/package/2006/relationships"><Relationship Id="rId1" Type="http://schemas.openxmlformats.org/officeDocument/2006/relationships/hyperlink" Target="mailto:raphael.nussbaumer@aroch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nussba1\OneDrive\ARK\ARK%20-%20Science\04.%20Geolocator\7-Output\paper_ringing_migration\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bc29831-e1e2-4a9c-8f86-8f963a4d21ff">
      <UserInfo>
        <DisplayName>Améline Nusumbao</DisplayName>
        <AccountId>21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62227C98163D540A0997DAD2AEACDDB" ma:contentTypeVersion="12" ma:contentTypeDescription="Create a new document." ma:contentTypeScope="" ma:versionID="d7a22cff198b43505dd4da227a68f68e">
  <xsd:schema xmlns:xsd="http://www.w3.org/2001/XMLSchema" xmlns:xs="http://www.w3.org/2001/XMLSchema" xmlns:p="http://schemas.microsoft.com/office/2006/metadata/properties" xmlns:ns2="e19e6d9f-40cb-44ec-8ce2-ef5c8133b9e0" xmlns:ns3="bbc29831-e1e2-4a9c-8f86-8f963a4d21ff" targetNamespace="http://schemas.microsoft.com/office/2006/metadata/properties" ma:root="true" ma:fieldsID="aa218204b10016a2147e40bfd79706eb" ns2:_="" ns3:_="">
    <xsd:import namespace="e19e6d9f-40cb-44ec-8ce2-ef5c8133b9e0"/>
    <xsd:import namespace="bbc29831-e1e2-4a9c-8f86-8f963a4d2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6d9f-40cb-44ec-8ce2-ef5c8133b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c29831-e1e2-4a9c-8f86-8f963a4d21f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B560D-5168-4AEF-86D6-BAB26AE91B0D}">
  <ds:schemaRefs>
    <ds:schemaRef ds:uri="http://schemas.microsoft.com/office/2006/metadata/properties"/>
    <ds:schemaRef ds:uri="http://schemas.microsoft.com/office/infopath/2007/PartnerControls"/>
    <ds:schemaRef ds:uri="bbc29831-e1e2-4a9c-8f86-8f963a4d21ff"/>
  </ds:schemaRefs>
</ds:datastoreItem>
</file>

<file path=customXml/itemProps2.xml><?xml version="1.0" encoding="utf-8"?>
<ds:datastoreItem xmlns:ds="http://schemas.openxmlformats.org/officeDocument/2006/customXml" ds:itemID="{5231FB18-C5A3-451C-90E2-88578892D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6d9f-40cb-44ec-8ce2-ef5c8133b9e0"/>
    <ds:schemaRef ds:uri="bbc29831-e1e2-4a9c-8f86-8f963a4d21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C4CAA4-DE9A-4B07-AD13-5A085999768F}">
  <ds:schemaRefs>
    <ds:schemaRef ds:uri="http://schemas.microsoft.com/sharepoint/v3/contenttype/forms"/>
  </ds:schemaRefs>
</ds:datastoreItem>
</file>

<file path=customXml/itemProps4.xml><?xml version="1.0" encoding="utf-8"?>
<ds:datastoreItem xmlns:ds="http://schemas.openxmlformats.org/officeDocument/2006/customXml" ds:itemID="{6084E28B-A48E-4611-85AC-FFC7B5B2A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0</TotalTime>
  <Pages>21</Pages>
  <Words>26705</Words>
  <Characters>152220</Characters>
  <Application>Microsoft Office Word</Application>
  <DocSecurity>0</DocSecurity>
  <Lines>1268</Lines>
  <Paragraphs>357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TF_Template_Word_Windows_2016</vt:lpstr>
      <vt:lpstr>TF_Template_Word_Windows_2016</vt:lpstr>
    </vt:vector>
  </TitlesOfParts>
  <Company>Informa Plc</Company>
  <LinksUpToDate>false</LinksUpToDate>
  <CharactersWithSpaces>178568</CharactersWithSpaces>
  <SharedDoc>false</SharedDoc>
  <HyperlinkBase/>
  <HLinks>
    <vt:vector size="48" baseType="variant">
      <vt:variant>
        <vt:i4>6619188</vt:i4>
      </vt:variant>
      <vt:variant>
        <vt:i4>3</vt:i4>
      </vt:variant>
      <vt:variant>
        <vt:i4>0</vt:i4>
      </vt:variant>
      <vt:variant>
        <vt:i4>5</vt:i4>
      </vt:variant>
      <vt:variant>
        <vt:lpwstr>https://twitter.com/rafnuss</vt:lpwstr>
      </vt:variant>
      <vt:variant>
        <vt:lpwstr/>
      </vt:variant>
      <vt:variant>
        <vt:i4>5439506</vt:i4>
      </vt:variant>
      <vt:variant>
        <vt:i4>0</vt:i4>
      </vt:variant>
      <vt:variant>
        <vt:i4>0</vt:i4>
      </vt:variant>
      <vt:variant>
        <vt:i4>5</vt:i4>
      </vt:variant>
      <vt:variant>
        <vt:lpwstr>https://orcid.org/0000-0002-8185-1020</vt:lpwstr>
      </vt:variant>
      <vt:variant>
        <vt:lpwstr/>
      </vt:variant>
      <vt:variant>
        <vt:i4>3801162</vt:i4>
      </vt:variant>
      <vt:variant>
        <vt:i4>0</vt:i4>
      </vt:variant>
      <vt:variant>
        <vt:i4>0</vt:i4>
      </vt:variant>
      <vt:variant>
        <vt:i4>5</vt:i4>
      </vt:variant>
      <vt:variant>
        <vt:lpwstr>mailto:raphael.nussbaumer@arocha.org</vt:lpwstr>
      </vt:variant>
      <vt:variant>
        <vt:lpwstr/>
      </vt:variant>
      <vt:variant>
        <vt:i4>917540</vt:i4>
      </vt:variant>
      <vt:variant>
        <vt:i4>12</vt:i4>
      </vt:variant>
      <vt:variant>
        <vt:i4>0</vt:i4>
      </vt:variant>
      <vt:variant>
        <vt:i4>5</vt:i4>
      </vt:variant>
      <vt:variant>
        <vt:lpwstr>mailto:colin.jackson@arochakenya.onmicrosoft.com</vt:lpwstr>
      </vt:variant>
      <vt:variant>
        <vt:lpwstr/>
      </vt:variant>
      <vt:variant>
        <vt:i4>917540</vt:i4>
      </vt:variant>
      <vt:variant>
        <vt:i4>9</vt:i4>
      </vt:variant>
      <vt:variant>
        <vt:i4>0</vt:i4>
      </vt:variant>
      <vt:variant>
        <vt:i4>5</vt:i4>
      </vt:variant>
      <vt:variant>
        <vt:lpwstr>mailto:colin.jackson@arochakenya.onmicrosoft.com</vt:lpwstr>
      </vt:variant>
      <vt:variant>
        <vt:lpwstr/>
      </vt:variant>
      <vt:variant>
        <vt:i4>917540</vt:i4>
      </vt:variant>
      <vt:variant>
        <vt:i4>6</vt:i4>
      </vt:variant>
      <vt:variant>
        <vt:i4>0</vt:i4>
      </vt:variant>
      <vt:variant>
        <vt:i4>5</vt:i4>
      </vt:variant>
      <vt:variant>
        <vt:lpwstr>mailto:colin.jackson@arochakenya.onmicrosoft.com</vt:lpwstr>
      </vt:variant>
      <vt:variant>
        <vt:lpwstr/>
      </vt:variant>
      <vt:variant>
        <vt:i4>917540</vt:i4>
      </vt:variant>
      <vt:variant>
        <vt:i4>3</vt:i4>
      </vt:variant>
      <vt:variant>
        <vt:i4>0</vt:i4>
      </vt:variant>
      <vt:variant>
        <vt:i4>5</vt:i4>
      </vt:variant>
      <vt:variant>
        <vt:lpwstr>mailto:colin.jackson@arochakenya.onmicrosoft.com</vt:lpwstr>
      </vt:variant>
      <vt:variant>
        <vt:lpwstr/>
      </vt:variant>
      <vt:variant>
        <vt:i4>917540</vt:i4>
      </vt:variant>
      <vt:variant>
        <vt:i4>0</vt:i4>
      </vt:variant>
      <vt:variant>
        <vt:i4>0</vt:i4>
      </vt:variant>
      <vt:variant>
        <vt:i4>5</vt:i4>
      </vt:variant>
      <vt:variant>
        <vt:lpwstr>mailto:colin.jackson@arochakenya.onmicrosoft.com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Raphaël Nussbaumer</dc:creator>
  <cp:lastModifiedBy>Reto Burri</cp:lastModifiedBy>
  <cp:revision>6</cp:revision>
  <cp:lastPrinted>2011-07-22T23:54:00Z</cp:lastPrinted>
  <dcterms:created xsi:type="dcterms:W3CDTF">2020-12-03T10:01:00Z</dcterms:created>
  <dcterms:modified xsi:type="dcterms:W3CDTF">2020-12-04T10:18:00Z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0x010100162227C98163D540A0997DAD2AEACDDB</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http://csl.mendeley.com/styles/29011721/apa-2</vt:lpwstr>
  </property>
  <property fmtid="{D5CDD505-2E9C-101B-9397-08002B2CF9AE}" pid="6" name="Mendeley Recent Style Name 1_1">
    <vt:lpwstr>American Psychological Association 6th edition - Raphaël Nussbaumer</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http://www.zotero.org/styles/bibtex</vt:lpwstr>
  </property>
  <property fmtid="{D5CDD505-2E9C-101B-9397-08002B2CF9AE}" pid="10" name="Mendeley Recent Style Name 3_1">
    <vt:lpwstr>BibTeX generic citation style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http://www.zotero.org/styles/journal-of-the-royal-society-interface</vt:lpwstr>
  </property>
  <property fmtid="{D5CDD505-2E9C-101B-9397-08002B2CF9AE}" pid="16" name="Mendeley Recent Style Name 6_1">
    <vt:lpwstr>Journal of the Royal Society Interface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a947636c-c618-3316-a52f-4525043d1a68</vt:lpwstr>
  </property>
  <property fmtid="{D5CDD505-2E9C-101B-9397-08002B2CF9AE}" pid="25" name="Mendeley Citation Style_1">
    <vt:lpwstr>http://csl.mendeley.com/styles/29011721/apa-2</vt:lpwstr>
  </property>
</Properties>
</file>