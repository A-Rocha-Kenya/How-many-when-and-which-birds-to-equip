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p>
    <w:p w14:paraId="4BE25E3F" w14:textId="6EE1F36D" w:rsidR="003F7FC2" w:rsidRDefault="0051745D" w:rsidP="003F7FC2">
      <w:pPr>
        <w:pStyle w:val="Correspondencedetails"/>
        <w:spacing w:after="120" w:line="240" w:lineRule="auto"/>
        <w:rPr>
          <w:vertAlign w:val="superscript"/>
        </w:rPr>
      </w:pPr>
      <w:r w:rsidRPr="00970352">
        <w:t>Raphaël Nuss</w:t>
      </w:r>
      <w:r w:rsidR="47CB1EA4" w:rsidRPr="00970352">
        <w:t>b</w:t>
      </w:r>
      <w:r w:rsidRPr="00970352">
        <w:t>aumer</w:t>
      </w:r>
      <w:r w:rsidR="004F428E" w:rsidRPr="00970352">
        <w:rPr>
          <w:vertAlign w:val="superscript"/>
        </w:rPr>
        <w:t>a</w:t>
      </w:r>
      <w:r w:rsidR="004E3105" w:rsidRPr="00970352">
        <w:rPr>
          <w:vertAlign w:val="superscript"/>
        </w:rPr>
        <w:t>,b,</w:t>
      </w:r>
      <w:r w:rsidR="000F489B" w:rsidRPr="00970352">
        <w:rPr>
          <w:rStyle w:val="FootnoteReference"/>
        </w:rPr>
        <w:footnoteReference w:id="2"/>
      </w:r>
      <w:r w:rsidR="00FF4067" w:rsidRPr="00970352">
        <w:t xml:space="preserve"> (ORC</w:t>
      </w:r>
      <w:r w:rsidR="00F54CE6">
        <w:t>i</w:t>
      </w:r>
      <w:r w:rsidR="00FF4067" w:rsidRPr="00970352">
        <w:t xml:space="preserve">D: </w:t>
      </w:r>
      <w:hyperlink r:id="rId11"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2" w:history="1">
        <w:r w:rsidR="00711AA0" w:rsidRPr="00970352">
          <w:rPr>
            <w:rStyle w:val="Hyperlink"/>
          </w:rPr>
          <w:t>@</w:t>
        </w:r>
        <w:r w:rsidR="00FF4067" w:rsidRPr="00970352">
          <w:rPr>
            <w:rStyle w:val="Hyperlink"/>
          </w:rPr>
          <w:t>rafnuss</w:t>
        </w:r>
      </w:hyperlink>
      <w:r w:rsidR="00FF4067" w:rsidRPr="00970352">
        <w:t>)</w:t>
      </w:r>
      <w:r w:rsidR="004A7865">
        <w:t xml:space="preserve">, </w:t>
      </w:r>
      <w:r w:rsidR="00520E4A">
        <w:t>Kirao Lennox</w:t>
      </w:r>
      <w:r w:rsidR="00520E4A" w:rsidRPr="00970352">
        <w:rPr>
          <w:vertAlign w:val="superscript"/>
        </w:rPr>
        <w:t>a</w:t>
      </w:r>
      <w:r w:rsidR="00C36A99">
        <w:rPr>
          <w:vertAlign w:val="superscript"/>
        </w:rPr>
        <w:t xml:space="preserve"> </w:t>
      </w:r>
      <w:r w:rsidR="00C36A99" w:rsidRPr="00970352">
        <w:t>(ORC</w:t>
      </w:r>
      <w:r w:rsidR="00C36A99">
        <w:t>i</w:t>
      </w:r>
      <w:r w:rsidR="00C36A99" w:rsidRPr="00970352">
        <w:t xml:space="preserve">D: </w:t>
      </w:r>
      <w:r w:rsidR="004A2C12" w:rsidRPr="004A2C12">
        <w:t>0000-0002-3548-5787</w:t>
      </w:r>
      <w:r w:rsidR="00C36A99" w:rsidRPr="00970352">
        <w:t xml:space="preserve"> ; twitter: </w:t>
      </w:r>
      <w:r w:rsidR="001C027B" w:rsidRPr="001C027B">
        <w:t>@kirao_lennox</w:t>
      </w:r>
      <w:r w:rsidR="00C36A99" w:rsidRPr="00970352">
        <w:t>)</w:t>
      </w:r>
      <w:r w:rsidR="00520E4A">
        <w:t xml:space="preserve">, </w:t>
      </w:r>
      <w:r w:rsidR="000D784B">
        <w:t>Felix Liechti</w:t>
      </w:r>
      <w:r w:rsidR="000D784B">
        <w:rPr>
          <w:vertAlign w:val="superscript"/>
        </w:rPr>
        <w:t>b</w:t>
      </w:r>
      <w:r w:rsidR="004F428E" w:rsidRPr="00970352">
        <w:t xml:space="preserve"> </w:t>
      </w:r>
      <w:r w:rsidR="001C027B">
        <w:t>(</w:t>
      </w:r>
      <w:r w:rsidR="00E6110D">
        <w:t>ORCiD:</w:t>
      </w:r>
      <w:r w:rsidR="0058165D">
        <w:t xml:space="preserve"> </w:t>
      </w:r>
      <w:r w:rsidR="00D42FB6" w:rsidRPr="00D42FB6">
        <w:t>0000-0001-9473-0837</w:t>
      </w:r>
      <w:r w:rsidR="008153A2">
        <w:t xml:space="preserve"> ; twitter: </w:t>
      </w:r>
      <w:r w:rsidR="00BA687D" w:rsidRPr="00BA687D">
        <w:t>@FelixLiechti</w:t>
      </w:r>
      <w:r w:rsidR="001C027B">
        <w:t xml:space="preserve">) </w:t>
      </w:r>
      <w:r w:rsidR="004F428E" w:rsidRPr="00970352">
        <w:t xml:space="preserve">and </w:t>
      </w:r>
      <w:r w:rsidRPr="00970352">
        <w:t>Colin Jackson</w:t>
      </w:r>
      <w:r w:rsidRPr="00970352">
        <w:rPr>
          <w:vertAlign w:val="superscript"/>
        </w:rPr>
        <w:t>a</w:t>
      </w:r>
      <w:r w:rsidR="005A4A7E">
        <w:rPr>
          <w:vertAlign w:val="superscript"/>
        </w:rPr>
        <w:t xml:space="preserve"> </w:t>
      </w:r>
      <w:r w:rsidR="005A4A7E">
        <w:t>(</w:t>
      </w:r>
      <w:r w:rsidR="002411F2" w:rsidRPr="00970352">
        <w:t>ORC</w:t>
      </w:r>
      <w:r w:rsidR="002411F2">
        <w:t>i</w:t>
      </w:r>
      <w:r w:rsidR="002411F2" w:rsidRPr="00970352">
        <w:t>D</w:t>
      </w:r>
      <w:r w:rsidR="005A4A7E" w:rsidRPr="00970352">
        <w:t xml:space="preserve">: </w:t>
      </w:r>
      <w:r w:rsidR="0058165D" w:rsidRPr="0058165D">
        <w:t>0000-0003-2280-1397</w:t>
      </w:r>
      <w:r w:rsidR="005A4A7E">
        <w:t>)</w:t>
      </w:r>
    </w:p>
    <w:p w14:paraId="6B64DC74" w14:textId="35A8033B" w:rsidR="00997B0F" w:rsidRPr="00970352" w:rsidRDefault="00B64FA3" w:rsidP="003F7FC2">
      <w:pPr>
        <w:pStyle w:val="Correspondencedetails"/>
        <w:spacing w:after="360" w:line="240" w:lineRule="auto"/>
        <w:rPr>
          <w:sz w:val="20"/>
          <w:szCs w:val="20"/>
        </w:rPr>
      </w:pPr>
      <w:r w:rsidRPr="00970352">
        <w:rPr>
          <w:sz w:val="20"/>
          <w:szCs w:val="20"/>
          <w:vertAlign w:val="superscript"/>
        </w:rPr>
        <w:t>a</w:t>
      </w:r>
      <w:r w:rsidR="0051745D" w:rsidRPr="00970352">
        <w:rPr>
          <w:sz w:val="20"/>
          <w:szCs w:val="20"/>
        </w:rPr>
        <w:t>A Rocha Kenya</w:t>
      </w:r>
      <w:r w:rsidRPr="00970352">
        <w:rPr>
          <w:sz w:val="20"/>
          <w:szCs w:val="20"/>
        </w:rPr>
        <w:t xml:space="preserve">, </w:t>
      </w:r>
      <w:r w:rsidR="0051745D" w:rsidRPr="00970352">
        <w:rPr>
          <w:sz w:val="20"/>
          <w:szCs w:val="20"/>
        </w:rPr>
        <w:t>Watamu</w:t>
      </w:r>
      <w:r w:rsidRPr="00970352">
        <w:rPr>
          <w:sz w:val="20"/>
          <w:szCs w:val="20"/>
        </w:rPr>
        <w:t xml:space="preserve">, </w:t>
      </w:r>
      <w:r w:rsidR="0051745D" w:rsidRPr="00970352">
        <w:rPr>
          <w:sz w:val="20"/>
          <w:szCs w:val="20"/>
        </w:rPr>
        <w:t>Kenya</w:t>
      </w:r>
      <w:r w:rsidR="003F7FC2">
        <w:rPr>
          <w:sz w:val="20"/>
          <w:szCs w:val="20"/>
        </w:rPr>
        <w:br/>
      </w:r>
      <w:r w:rsidR="004E3105" w:rsidRPr="00970352">
        <w:rPr>
          <w:sz w:val="20"/>
          <w:szCs w:val="20"/>
          <w:vertAlign w:val="superscript"/>
        </w:rPr>
        <w:t>b</w:t>
      </w:r>
      <w:r w:rsidR="004E3105" w:rsidRPr="00970352">
        <w:rPr>
          <w:sz w:val="20"/>
          <w:szCs w:val="20"/>
        </w:rPr>
        <w:t>Swiss Ornithological Institute, Sempach, Switzerland</w:t>
      </w:r>
    </w:p>
    <w:p w14:paraId="2331C8AD" w14:textId="5EB48C77" w:rsidR="00BB0ECE" w:rsidRDefault="00BB0ECE" w:rsidP="000D784B">
      <w:pPr>
        <w:pStyle w:val="Heading1"/>
      </w:pPr>
      <w:r>
        <w:t>Graphical abstract</w:t>
      </w:r>
    </w:p>
    <w:p w14:paraId="5FA39DD5" w14:textId="6182169B" w:rsidR="00607941" w:rsidRPr="00607941" w:rsidRDefault="00F40726" w:rsidP="00F40726">
      <w:pPr>
        <w:pStyle w:val="Newparagraph"/>
        <w:ind w:firstLine="0"/>
      </w:pPr>
      <w:r>
        <w:rPr>
          <w:noProof/>
        </w:rPr>
        <w:drawing>
          <wp:inline distT="0" distB="0" distL="0" distR="0" wp14:anchorId="74EE60B0" wp14:editId="41D35D3F">
            <wp:extent cx="3800475" cy="25335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3803484" cy="2535506"/>
                    </a:xfrm>
                    <a:prstGeom prst="rect">
                      <a:avLst/>
                    </a:prstGeom>
                    <a:noFill/>
                    <a:ln>
                      <a:noFill/>
                    </a:ln>
                  </pic:spPr>
                </pic:pic>
              </a:graphicData>
            </a:graphic>
          </wp:inline>
        </w:drawing>
      </w:r>
    </w:p>
    <w:p w14:paraId="097234AE" w14:textId="0CC18CAF" w:rsidR="002411F2" w:rsidRPr="002411F2" w:rsidRDefault="00906796" w:rsidP="002411F2">
      <w:pPr>
        <w:pStyle w:val="Heading1"/>
      </w:pPr>
      <w:r w:rsidRPr="00970352">
        <w:t>Abstract</w:t>
      </w:r>
    </w:p>
    <w:p w14:paraId="1757FE18" w14:textId="44023A47" w:rsidR="6C59DA86" w:rsidRDefault="00692276" w:rsidP="6EBA82FC">
      <w:pPr>
        <w:pStyle w:val="Paragraph"/>
      </w:pPr>
      <w:r>
        <w:t>Light-level geolocators</w:t>
      </w:r>
      <w:r w:rsidR="6C59DA86">
        <w:t xml:space="preserve">, </w:t>
      </w:r>
      <w:r w:rsidR="009D622F">
        <w:t xml:space="preserve">lightweight </w:t>
      </w:r>
      <w:r w:rsidR="6C59DA86">
        <w:t xml:space="preserve">tracking devices, are increasingly used to study </w:t>
      </w:r>
      <w:r w:rsidR="009D622F">
        <w:t>the migration of smaller bird</w:t>
      </w:r>
      <w:r w:rsidR="6E48B6C4">
        <w:t>s</w:t>
      </w:r>
      <w:r w:rsidR="2C1E0B6D">
        <w:t>. Th</w:t>
      </w:r>
      <w:r w:rsidR="01685977">
        <w:t>anks to th</w:t>
      </w:r>
      <w:r w:rsidR="2C1E0B6D">
        <w:t xml:space="preserve">eir </w:t>
      </w:r>
      <w:r>
        <w:t xml:space="preserve">relatively </w:t>
      </w:r>
      <w:r w:rsidR="2C1E0B6D">
        <w:t>low cost</w:t>
      </w:r>
      <w:r w:rsidR="0A4DADF3">
        <w:t>, they are</w:t>
      </w:r>
      <w:r w:rsidR="2C1E0B6D">
        <w:t xml:space="preserve"> </w:t>
      </w:r>
      <w:r w:rsidR="0A4DADF3">
        <w:t xml:space="preserve">particularly well-positioned to be deployed broadly across less well-financed and understudied areas </w:t>
      </w:r>
      <w:r w:rsidR="7CE8EF0A">
        <w:t xml:space="preserve">such as the African continent. </w:t>
      </w:r>
      <w:r w:rsidR="00E62ADA">
        <w:t xml:space="preserve">A </w:t>
      </w:r>
      <w:r w:rsidR="7CE8EF0A">
        <w:t xml:space="preserve">main drawback of this technology is the need to </w:t>
      </w:r>
      <w:r w:rsidR="66C33C9F">
        <w:t>recapture</w:t>
      </w:r>
      <w:r w:rsidR="7CE8EF0A">
        <w:t xml:space="preserve"> equipped birds in order to retrieve the data. As </w:t>
      </w:r>
      <w:r w:rsidR="202600FD">
        <w:t>such</w:t>
      </w:r>
      <w:r w:rsidR="7CE8EF0A">
        <w:t xml:space="preserve">, </w:t>
      </w:r>
      <w:r w:rsidR="32458403">
        <w:t>maximizing this recapture rate</w:t>
      </w:r>
      <w:r w:rsidR="7CE8EF0A">
        <w:t xml:space="preserve"> is critical to the success of a</w:t>
      </w:r>
      <w:r w:rsidR="279124D0">
        <w:t>ny geolocator</w:t>
      </w:r>
      <w:r w:rsidR="7CE8EF0A">
        <w:t xml:space="preserve"> study. </w:t>
      </w:r>
      <w:r w:rsidR="1A0AC630">
        <w:t>Using the example of a geolocator study on the coast of Kenya, t</w:t>
      </w:r>
      <w:r w:rsidR="7CE8EF0A">
        <w:t xml:space="preserve">his </w:t>
      </w:r>
      <w:r w:rsidR="7CB9E674">
        <w:t>paper</w:t>
      </w:r>
      <w:r w:rsidR="7CE8EF0A">
        <w:t xml:space="preserve"> </w:t>
      </w:r>
      <w:r w:rsidR="0DA6EE6D">
        <w:t xml:space="preserve">demonstrates how the use of an existing ringing dataset can help optimize the deployment of geolocators, both in terms of how many birds to set out to equip, and when/which birds to equip </w:t>
      </w:r>
      <w:r w:rsidR="6243D233">
        <w:t xml:space="preserve">in order </w:t>
      </w:r>
      <w:r w:rsidR="0DA6EE6D">
        <w:t xml:space="preserve">to maximize </w:t>
      </w:r>
      <w:r w:rsidR="000D784B">
        <w:t xml:space="preserve">next-year </w:t>
      </w:r>
      <w:r w:rsidR="0DA6EE6D">
        <w:t>recapture. We</w:t>
      </w:r>
      <w:r w:rsidR="16F9C9FC" w:rsidDel="009314D7">
        <w:t xml:space="preserve"> </w:t>
      </w:r>
      <w:r w:rsidR="009314D7">
        <w:t xml:space="preserve">found </w:t>
      </w:r>
      <w:r w:rsidR="16F9C9FC">
        <w:t>that using such a dataset can help accurately estimate how many geolocators to order</w:t>
      </w:r>
      <w:r w:rsidR="000D784B">
        <w:t>. Furthermore, it</w:t>
      </w:r>
      <w:commentRangeStart w:id="0"/>
      <w:r w:rsidR="16F9C9FC">
        <w:t xml:space="preserve"> </w:t>
      </w:r>
      <w:commentRangeEnd w:id="0"/>
      <w:r w:rsidR="00925EF4">
        <w:rPr>
          <w:rStyle w:val="CommentReference"/>
        </w:rPr>
        <w:commentReference w:id="0"/>
      </w:r>
      <w:r w:rsidR="16F9C9FC">
        <w:t>provides insights into</w:t>
      </w:r>
      <w:r w:rsidR="487EDE9D">
        <w:t xml:space="preserve"> which </w:t>
      </w:r>
      <w:r w:rsidR="000D784B">
        <w:lastRenderedPageBreak/>
        <w:t xml:space="preserve">class of </w:t>
      </w:r>
      <w:commentRangeStart w:id="1"/>
      <w:r w:rsidR="487EDE9D">
        <w:t xml:space="preserve">birds </w:t>
      </w:r>
      <w:commentRangeEnd w:id="1"/>
      <w:r w:rsidR="00925EF4">
        <w:rPr>
          <w:rStyle w:val="CommentReference"/>
        </w:rPr>
        <w:commentReference w:id="1"/>
      </w:r>
      <w:r w:rsidR="487EDE9D">
        <w:t xml:space="preserve">are most likely to be recaptured (based on age, </w:t>
      </w:r>
      <w:r w:rsidR="000D784B">
        <w:t xml:space="preserve">capture history, and </w:t>
      </w:r>
      <w:r w:rsidR="487EDE9D">
        <w:t xml:space="preserve">timing within the season).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Heading1"/>
      </w:pPr>
      <w:r w:rsidRPr="00970352">
        <w:lastRenderedPageBreak/>
        <w:t>Introduction</w:t>
      </w:r>
    </w:p>
    <w:p w14:paraId="54711FAC" w14:textId="52FC87D8" w:rsidR="00035E17" w:rsidRPr="00970352" w:rsidRDefault="00692276" w:rsidP="00B606FC">
      <w:pPr>
        <w:pStyle w:val="Newparagraph"/>
        <w:ind w:firstLine="0"/>
      </w:pPr>
      <w:r>
        <w:t>Light-level geolocators</w:t>
      </w:r>
      <w:r w:rsidRPr="00970352">
        <w:t xml:space="preserve"> </w:t>
      </w:r>
      <w:r w:rsidR="1BABB26F" w:rsidRPr="00970352">
        <w:t xml:space="preserve">are </w:t>
      </w:r>
      <w:r w:rsidR="004E6BCB" w:rsidRPr="00970352">
        <w:t>a well-established technology used to study bird migration</w:t>
      </w:r>
      <w:r w:rsidR="00684D4A" w:rsidRPr="00970352">
        <w:t xml:space="preserve"> which 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4E8BCF1C" w:rsidRPr="00970352">
        <w:fldChar w:fldCharType="begin" w:fldLock="1"/>
      </w:r>
      <w:r w:rsidR="4E8BCF1C"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4E8BCF1C" w:rsidRPr="00970352">
        <w:fldChar w:fldCharType="separate"/>
      </w:r>
      <w:r w:rsidR="00684D4A" w:rsidRPr="00970352">
        <w:rPr>
          <w:noProof/>
        </w:rPr>
        <w:t>(Bridge et al., 2011)</w:t>
      </w:r>
      <w:r w:rsidR="4E8BCF1C" w:rsidRPr="00970352">
        <w:fldChar w:fldCharType="end"/>
      </w:r>
      <w:r w:rsidR="004E6BCB" w:rsidRPr="00970352">
        <w:t>.</w:t>
      </w:r>
      <w:r w:rsidR="13974AB2" w:rsidRPr="00970352">
        <w:t xml:space="preserve"> These small tracking devices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4E8BCF1C" w:rsidRPr="00970352">
        <w:fldChar w:fldCharType="begin" w:fldLock="1"/>
      </w:r>
      <w:r w:rsidR="0066790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geolocators","type":"article-journal","volume":"154"},"prefix":"e.g.","uris":["http://www.mendeley.com/documents/?uuid=a3be4782-1665-4af6-a2a5-172a5ae2e639"]},{"id":"ITEM-4","itemData":{"DOI":"10.1111/jav.00485","ISSN":"1600048X","abstract":"We investigated sex- and year-dependent variation in the temporal and spatial movement pattern of barn swallows Hirundo rustica during the non-breeding period. Hundred and three individuals equipped with miniaturized light-level geolocators at three different breeding areas in southern Switzerland and northern Italy provided data for the analysis. We identified a region 1000 km in radius centred in Cameroon as the main non-breeding residence area of these three geographical populations. Five residence areas of males only were in southern Africa, south of 19°S. Most individuals occupied a single site during their stay south of the Sahara. The timing of migration broadly overlapped between sexes and all geographical breeding populations. Between the two study years there was a distinct difference of 5 to 10 d in departure dates from and arrival at the breeding sites. Remarkably, the period of residence in sub-Saharan Africa was very similar (157 d) in the two study years, but their positions in the first year (2010-2011) were about 400 km more to the north than in the second (2011-2012). Independent of the year, individuals with sub-Saharan residence areas further north and east had a shorter pre-breeding migration and arrived earlier than those staying further south and west. In addition, birds breeding in southern Switzerland arrived at their breeding colony 7-10 d later than those breeding only 100 km south, in the Po river plain. Our study provides new information on the variance in migration phenology and the distribution of residence areas in sub-Saharan Africa in relation to sex, population and year. It supports the usefulness of light-level geolocators for the study of annual routines of large samples of small birds.","author":[{"dropping-particle":"","family":"Liechti","given":"Felix","non-dropping-particle":"","parse-names":false,"suffix":""},{"dropping-particle":"","family":"Scandolara","given":"Chiara","non-dropping-particle":"","parse-names":false,"suffix":""},{"dropping-particle":"","family":"Rubolini","given":"Diego","non-dropping-particle":"","parse-names":false,"suffix":""},{"dropping-particle":"","family":"Ambrosini","given":"Roberto","non-dropping-particle":"","parse-names":false,"suffix":""},{"dropping-particle":"","family":"Korner-Nievergelt","given":"Fränzi","non-dropping-particle":"","parse-names":false,"suffix":""},{"dropping-particle":"","family":"Hahn","given":"Steffen","non-dropping-particle":"","parse-names":false,"suffix":""},{"dropping-particle":"","family":"Lardelli","given":"Roberto","non-dropping-particle":"","parse-names":false,"suffix</w:instrText>
      </w:r>
      <w:r w:rsidR="00667902" w:rsidRPr="00F53D0A">
        <w:rPr>
          <w:lang w:val="nl-NL"/>
          <w:rPrChange w:id="2" w:author="Matthew Sjaarda" w:date="2020-12-01T21:22:00Z">
            <w:rPr>
              <w:lang w:val="fr-CH"/>
            </w:rPr>
          </w:rPrChange>
        </w:rPr>
        <w:instrText>":""},{"dropping-particle":"","family":"Romano","given":"Maria","non-dropping-particle":"","parse-names":false,"suffix":""},{"dropping-particle":"","family":"Caprioli","given":"Manuela","non-dropping-particle":"","parse-names":false,"suffix":""},{"dropping-particle":"","family":"Romano","given":"Andrea","non-dropping-particle":"","parse-names":false,"suffix":""},{"dropping-particle":"","family":"Sicurella","given":"Beatrice","non-dropping-particle":"","parse-names":false,"suffix":""},{"dropping-particle":"","family":"Saino","given":"Nicola","non-dropping-particle":"","parse-names":false,"suffix":""}],"container-title":"Journal of Avian Biology","id":"ITEM-4","issue":"3","issued":{"date-parts":[["2015"]]},"page":"254-265","title":"Timing of migration and residence areas during the non-breeding period of barn swallows Hirundo rustica in relation to sex and population","type":"article-journal","volume":"46"},"uris":["http://www.mendeley.com/documents/?uuid=0d1d4359-060d-45f1-885b-0e2f0db0736c"]}],"mendeley":{"formattedCitation":"(e.g. Salewski et al., 2013; Smith et al., 2014; Liechti et al., 2015; Kralj et al., 2020)","plainTextFormattedCitation":"(e.g. Salewski et al., 2013; Smith et al., 2014; Liechti et al., 2015; Kralj et al., 2020)","previouslyFormattedCitation":"(e.g. Salewski et al., 2013; Smith et al., 2014; Liechti et al., 2015; Kralj et al., 2020)"},"properties":{"noteIndex":0},"schema":"https://github.com/citation-style-language/schema/raw/master/csl-citation.json"}</w:instrText>
      </w:r>
      <w:r w:rsidR="4E8BCF1C" w:rsidRPr="00970352">
        <w:fldChar w:fldCharType="separate"/>
      </w:r>
      <w:r w:rsidR="00667902" w:rsidRPr="00667902">
        <w:rPr>
          <w:noProof/>
          <w:lang w:val="nl-NL"/>
        </w:rPr>
        <w:t>(e.g. Salewski et al., 2013; Smith et al., 2014; Liechti et al., 2015; Kralj et al., 2020)</w:t>
      </w:r>
      <w:r w:rsidR="4E8BCF1C"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4E8BCF1C" w:rsidRPr="00970352">
        <w:fldChar w:fldCharType="begin" w:fldLock="1"/>
      </w:r>
      <w:r w:rsidR="0018074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prefix":"e.g.","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apiaster","type":"article-journal","volume":"162"},"uris":["http://www.mendeley.com/documents/?uuid=77e19a78-8741-447a-938b-c9327f2dedab"]}],"mendeley":{"formattedCitation":"(e.g. Adamík et al., 2016; Briedis et al., 2019; Hahn et al., 2020)","plainTextFormattedCitation":"(e.g. Adamík et al., 2016; Briedis et al., 2019; Hahn et al., 2020)","previouslyFormattedCitation":"(e.g. Adamík et al., 2016; Briedis et al., 2019; Hahn et al., 2020)"},"properties":{"noteIndex":0},"schema":"https://github.com/citation-style-language/schema/raw/master/csl-citation.json"}</w:instrText>
      </w:r>
      <w:r w:rsidR="4E8BCF1C" w:rsidRPr="00970352">
        <w:fldChar w:fldCharType="separate"/>
      </w:r>
      <w:r w:rsidR="007B68FC" w:rsidRPr="007B68FC">
        <w:rPr>
          <w:noProof/>
        </w:rPr>
        <w:t>(e.g. Adamík et al., 2016; Briedis et al., 2019; Hahn et al., 2020)</w:t>
      </w:r>
      <w:r w:rsidR="4E8BCF1C" w:rsidRPr="00970352">
        <w:fldChar w:fldCharType="end"/>
      </w:r>
      <w:r w:rsidR="002C7377" w:rsidRPr="00970352">
        <w:t xml:space="preserve"> </w:t>
      </w:r>
      <w:r w:rsidR="13974AB2" w:rsidRPr="00970352">
        <w:t>and</w:t>
      </w:r>
      <w:r w:rsidR="0077519B">
        <w:t xml:space="preserve"> </w:t>
      </w:r>
      <w:r w:rsidR="00B7570A">
        <w:t>migratory</w:t>
      </w:r>
      <w:r w:rsidR="13974AB2" w:rsidRPr="00970352">
        <w:t xml:space="preserve"> connectivity</w:t>
      </w:r>
      <w:r w:rsidR="5AC690A8" w:rsidRPr="00970352">
        <w:t xml:space="preserve"> </w:t>
      </w:r>
      <w:r w:rsidR="4E8BCF1C" w:rsidRPr="00970352">
        <w:fldChar w:fldCharType="begin" w:fldLock="1"/>
      </w:r>
      <w:r w:rsidR="008610B4">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bird","type":"article-journal","volume":"21"},"prefix":"e.g.","uris":["http://www.mendeley.com/documents/?uuid=7303a098-1133-4e59-9e9c-839f83b6392e"]}],"mendeley":{"formattedCitation":"(e.g. Finch et al., 2015; Procházka et al., 2017; McKinnon &amp; Love, 2018)","plainTextFormattedCitation":"(e.g. Finch et al., 2015; Procházka et al., 2017; McKinnon &amp; Love, 2018)","previouslyFormattedCitation":"(e.g. Finch et al., 2015; Procházka et al., 2017; McKinnon &amp; Love, 2018)"},"properties":{"noteIndex":0},"schema":"https://github.com/citation-style-language/schema/raw/master/csl-citation.json"}</w:instrText>
      </w:r>
      <w:r w:rsidR="4E8BCF1C" w:rsidRPr="00970352">
        <w:fldChar w:fldCharType="separate"/>
      </w:r>
      <w:r w:rsidR="0018074C" w:rsidRPr="0018074C">
        <w:rPr>
          <w:noProof/>
        </w:rPr>
        <w:t>(e.g. Finch et al., 2015; Procházka et al., 2017; McKinnon &amp; Love, 2018)</w:t>
      </w:r>
      <w:r w:rsidR="4E8BCF1C" w:rsidRPr="00970352">
        <w:fldChar w:fldCharType="end"/>
      </w:r>
      <w:r w:rsidR="13974AB2" w:rsidRPr="00970352">
        <w:t xml:space="preserve">, </w:t>
      </w:r>
      <w:r w:rsidR="232F48AE" w:rsidRPr="00970352">
        <w:t>among others.</w:t>
      </w:r>
      <w:r w:rsidR="00684D4A" w:rsidRPr="00970352">
        <w:t xml:space="preserve"> </w:t>
      </w:r>
    </w:p>
    <w:p w14:paraId="0D0BA79B" w14:textId="0EB98EED" w:rsidR="00035E17" w:rsidRPr="00970352" w:rsidRDefault="53354BA0" w:rsidP="00B606FC">
      <w:pPr>
        <w:pStyle w:val="Newparagraph"/>
        <w:ind w:firstLine="0"/>
      </w:pPr>
      <w:r w:rsidRPr="00970352">
        <w:t>This technology bears strong potential to uncover some long-distance Afro-tropical migrat</w:t>
      </w:r>
      <w:r w:rsidR="3DCF84F9" w:rsidRPr="00970352">
        <w:t>ion</w:t>
      </w:r>
      <w:r w:rsidRPr="00970352">
        <w:t xml:space="preserve"> patterns</w:t>
      </w:r>
      <w:r w:rsidR="569270BF" w:rsidRPr="00970352">
        <w:t>, many of which are still largely unknown to date</w:t>
      </w:r>
      <w:r w:rsidR="00C724A0" w:rsidRPr="00970352">
        <w:t xml:space="preserve"> </w:t>
      </w:r>
      <w:r w:rsidRPr="00970352">
        <w:fldChar w:fldCharType="begin" w:fldLock="1"/>
      </w:r>
      <w:r w:rsidR="00667902">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Equator","type":"article-journal","volume":"53"},"prefix":"e.g.","uris":["http://www.mendeley.com/documents/?uuid=4bef4673-a0d7-40d5-8f69-2ff20cab412f"]},{"id":"ITEM-3","itemData":{"DOI":"10.1111/gcb.12857","ISSN":"13652486","PMID":"25640890","abstract":"Current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g-particle":"","family":"Steve</w:instrText>
      </w:r>
      <w:r w:rsidR="00667902" w:rsidRPr="00F53D0A">
        <w:rPr>
          <w:rPrChange w:id="3" w:author="Matthew Sjaarda" w:date="2020-12-01T21:22:00Z">
            <w:rPr>
              <w:lang w:val="fr-CH"/>
            </w:rPr>
          </w:rPrChange>
        </w:rPr>
        <w:instrText>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conservation","type":"report"},"uris":["http://www.mendeley.com/documents/?uuid=eda8d876-b2a5-4f54-831d-aabf11e2ea4d"]}],"mendeley":{"formattedCitation":"(e.g. Benson, 1982; Bennun, 2000; Cox et al., 2011; Bussière et al., 2015; Nwaogu &amp; Cresswell, 2016; Osinubi, 2018)","plainTextFormattedCitation":"(e.g. Benson, 1982; Bennun, 2000; Cox et al., 2011; Bussière et al., 2015; Nwaogu &amp; Cresswell, 2016; Osinubi, 2018)","previouslyFormattedCitation":"(e.g. Benson, 1982; Bennun, 2000; Cox et al., 2011; Bussière et al., 2015; Nwaogu &amp; Cresswell, 2016; Osinubi, 2018)"},"properties":{"noteIndex":0},"schema":"https://github.com/citation-style-language/schema/raw/master/csl-citation.json"}</w:instrText>
      </w:r>
      <w:r w:rsidRPr="00970352">
        <w:fldChar w:fldCharType="separate"/>
      </w:r>
      <w:r w:rsidR="00667902" w:rsidRPr="00F53D0A">
        <w:rPr>
          <w:noProof/>
          <w:rPrChange w:id="4" w:author="Matthew Sjaarda" w:date="2020-12-01T21:22:00Z">
            <w:rPr>
              <w:noProof/>
              <w:lang w:val="fr-FR"/>
            </w:rPr>
          </w:rPrChange>
        </w:rPr>
        <w:t>(e.g. Benson, 1982; Bennun, 2000; Cox et al., 2011; Bussière et al., 2015; Nwaogu &amp; Cresswell, 2016; Osinubi, 2018)</w:t>
      </w:r>
      <w:r w:rsidRPr="00970352">
        <w:fldChar w:fldCharType="end"/>
      </w:r>
      <w:r w:rsidR="569270BF" w:rsidRPr="00F53D0A">
        <w:rPr>
          <w:rPrChange w:id="5" w:author="Matthew Sjaarda" w:date="2020-12-01T21:22:00Z">
            <w:rPr>
              <w:lang w:val="fr-FR"/>
            </w:rPr>
          </w:rPrChange>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in order to effectively protect these migra</w:t>
      </w:r>
      <w:r w:rsidR="14F8265D" w:rsidRPr="00970352">
        <w:t>tory bird populations</w:t>
      </w:r>
      <w:r w:rsidR="00C724A0" w:rsidRPr="00970352">
        <w:t xml:space="preserve"> </w:t>
      </w:r>
      <w:r w:rsidRPr="00970352">
        <w:fldChar w:fldCharType="begin" w:fldLock="1"/>
      </w:r>
      <w:r w:rsidR="005F269C">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Africa","type":"article-journal","volume":"75"},"prefix":"e.g.","uris":["http://www.mendeley.com/documents/?uuid=ef350eeb-809c-4298-9fe9-a4ad1b0bcc80"]},{"id":"ITEM-3","itemData":{"DOI":"10.1016/j.biocon.2011.10.019","ISSN":"00063207","abstract":"Birds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Food limitation f</w:instrText>
      </w:r>
      <w:r w:rsidR="005F269C" w:rsidRPr="005F269C">
        <w:rPr>
          <w:lang w:val="fr-CH"/>
        </w:rPr>
        <w:instrText>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ecology","type":"article-journal","volume":"79"},"uris":["http://www.mendeley.com/documents/?uuid=d8f025c7-0372-4c10-a9a6-08ca06973709"]}],"mendeley":{"formattedCitation":"(e.g. Simmons et al., 2004; Sekercioglu, 2010; Şekercioĝlu et al., 2012; Vickery et al., 2014)","plainTextFormattedCitation":"(e.g. Simmons et al., 2004; Sekercioglu, 2010; Şekercioĝlu et al., 2012; Vickery et al., 2014)","previouslyFormattedCitation":"(e.g. Simmons et al., 2004; Sekercioglu, 2010; Şekercioĝlu et al., 2012; Vickery et al., 2014)"},"properties":{"noteIndex":0},"schema":"https://github.com/citation-style-language/schema/raw/master/csl-citation.json"}</w:instrText>
      </w:r>
      <w:r w:rsidRPr="00970352">
        <w:fldChar w:fldCharType="separate"/>
      </w:r>
      <w:r w:rsidR="00667902" w:rsidRPr="00667902">
        <w:rPr>
          <w:noProof/>
          <w:lang w:val="fr-FR"/>
        </w:rPr>
        <w:t>(e.g. Simmons et al., 2004; Sekercioglu, 2010; Şekercioĝlu et al., 2012; Vickery et al., 2014)</w:t>
      </w:r>
      <w:r w:rsidRPr="00970352">
        <w:fldChar w:fldCharType="end"/>
      </w:r>
      <w:r w:rsidR="702B6F84" w:rsidRPr="00B606FC">
        <w:rPr>
          <w:lang w:val="fr-FR"/>
        </w:rPr>
        <w:t xml:space="preserve">. </w:t>
      </w:r>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r w:rsidR="0098214A">
        <w:t>They are particularly well-suited to the African research context, as their low price allows them to be deployed broadly in generally under-financed regions.</w:t>
      </w:r>
    </w:p>
    <w:p w14:paraId="2993B2FF" w14:textId="4026AB38" w:rsidR="00F24C0C" w:rsidRPr="00F53D0A" w:rsidRDefault="28853C66" w:rsidP="00B606FC">
      <w:pPr>
        <w:rPr>
          <w:rPrChange w:id="6" w:author="Matthew Sjaarda" w:date="2020-12-01T21:22:00Z">
            <w:rPr>
              <w:lang w:val="fr-FR"/>
            </w:rPr>
          </w:rPrChange>
        </w:rPr>
      </w:pPr>
      <w:r>
        <w:t xml:space="preserve">However, geolocators are not without </w:t>
      </w:r>
      <w:r w:rsidR="03F9A125">
        <w:t>drawbacks</w:t>
      </w:r>
      <w:r>
        <w:t>. Indeed,</w:t>
      </w:r>
      <w:r w:rsidR="5009449D">
        <w:t xml:space="preserve"> 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4A5589C9">
        <w:t xml:space="preserve">finally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rsidR="005F269C">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songbirds","type":"article-journal","volume":"117"},"prefix":"e.g.","uris":["http://www.mendeley.com/documents/?uuid=bc39cda0-f9a3-4511-b8ff-85cffa9dfd3a"]},{"id":"ITEM-2","itemData":{"DOI":"10.1111/1365-2656.12962","ISSN":"13652656","PMID":"30771254","abstract":"Currently,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w:instrText>
      </w:r>
      <w:r w:rsidR="005F269C" w:rsidRPr="00F53D0A">
        <w:rPr>
          <w:lang w:val="nl-NL"/>
          <w:rPrChange w:id="7" w:author="Matthew Sjaarda" w:date="2020-12-01T21:22:00Z">
            <w:rPr>
              <w:lang w:val="fr-CH"/>
            </w:rPr>
          </w:rPrChange>
        </w:rPr>
        <w:instrText>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shorebirds","type":"article-journal","volume":"4"},"uris":["http://www.mendeley.com/documents/?uuid=8190ff39-02e9-43b3-a59a-7f009bad91d3"]}],"mendeley":{"formattedCitation":"(e.g. Streby et al., 2015; Weiser et al., 2015; Brlík et al., 2020)","plainTextFormattedCitation":"(e.g. Streby et al., 2015; Weiser et al., 2015; Brlík et al., 2020)","previouslyFormattedCitation":"(e.g. Streby et al., 2015; Weiser et al., 2015; Brlík et al., 2020)"},"properties":{"noteIndex":0},"schema":"https://github.com/citation-style-language/schema/raw/master/csl-citation.json"}</w:instrText>
      </w:r>
      <w:r>
        <w:fldChar w:fldCharType="separate"/>
      </w:r>
      <w:r w:rsidR="005F269C" w:rsidRPr="00F53D0A">
        <w:rPr>
          <w:noProof/>
          <w:lang w:val="nl-NL"/>
          <w:rPrChange w:id="8" w:author="Matthew Sjaarda" w:date="2020-12-01T21:22:00Z">
            <w:rPr>
              <w:noProof/>
              <w:lang w:val="fr-CH"/>
            </w:rPr>
          </w:rPrChange>
        </w:rPr>
        <w:t>(e.g. Streby et al., 2015; Weiser et al., 2015; Brlík et al., 2020)</w:t>
      </w:r>
      <w:r>
        <w:fldChar w:fldCharType="end"/>
      </w:r>
      <w:r w:rsidR="000B5F2D" w:rsidRPr="00F53D0A">
        <w:rPr>
          <w:lang w:val="nl-NL"/>
          <w:rPrChange w:id="9" w:author="Matthew Sjaarda" w:date="2020-12-01T21:22:00Z">
            <w:rPr>
              <w:lang w:val="fr-CH"/>
            </w:rPr>
          </w:rPrChange>
        </w:rPr>
        <w:t>.</w:t>
      </w:r>
      <w:r w:rsidR="00D84C0A" w:rsidRPr="00F53D0A">
        <w:rPr>
          <w:lang w:val="nl-NL"/>
          <w:rPrChange w:id="10" w:author="Matthew Sjaarda" w:date="2020-12-01T21:22:00Z">
            <w:rPr>
              <w:lang w:val="fr-CH"/>
            </w:rPr>
          </w:rPrChange>
        </w:rPr>
        <w:t xml:space="preserve"> </w:t>
      </w:r>
      <w:r w:rsidR="008036E8">
        <w:t>T</w:t>
      </w:r>
      <w:r w:rsidR="198727E5">
        <w:t xml:space="preserve">he analysis </w:t>
      </w:r>
      <w:r w:rsidR="001A547D">
        <w:t xml:space="preserve">techniques </w:t>
      </w:r>
      <w:r w:rsidR="00086551">
        <w:t>of data has</w:t>
      </w:r>
      <w:r w:rsidR="198727E5">
        <w:t xml:space="preserve"> also becom</w:t>
      </w:r>
      <w:r w:rsidR="03328685">
        <w:t>e</w:t>
      </w:r>
      <w:r w:rsidR="198727E5">
        <w:t xml:space="preserve"> </w:t>
      </w:r>
      <w:r w:rsidR="001A547D">
        <w:t xml:space="preserve">more </w:t>
      </w:r>
      <w:r w:rsidR="008610B4">
        <w:t>accessible</w:t>
      </w:r>
      <w:r w:rsidR="00086551">
        <w:t xml:space="preserve"> </w:t>
      </w:r>
      <w:r w:rsidR="005C4809">
        <w:t xml:space="preserve">and </w:t>
      </w:r>
      <w:r w:rsidR="198727E5">
        <w:t>more accurate</w:t>
      </w:r>
      <w:r w:rsidR="00720C87">
        <w:t xml:space="preserve"> </w:t>
      </w:r>
      <w:r>
        <w:fldChar w:fldCharType="begin" w:fldLock="1"/>
      </w:r>
      <w:r w:rsidR="00027A41">
        <w:instrText>ADDIN CSL_CITATION {"citationItems":[{"id":"ITEM-1","itemData":{"DOI":"10.1111/1365-2656.13036","ISSN":"0021-8790","abstract":"Light-level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Ecology","editor":[{"dropping-particle":"","family":"Street","given":"Garrett","non-dropping-particle":"","parse-names":false,"suffix":""}],"id":"ITEM-1","issue":"1","issued":{"date-parts":[["2020","1","25"]]},"page":"221-236","title":"Light‐level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R","type":"article-journal","volume":"3"},"prefix":"e.g.","uris":["http://www.mendeley.com/documents/?uuid=9a7ee9d8-112c-40bc-a267-23fe722c8db0"]}],"mendeley":{"formattedCitation":"(e.g. Lisovski &amp; Hahn, 2012; Lisovski et al., 2020)","plainTextFormattedCitation":"(e.g. Lisovski &amp; Hahn, 2012; Lisovski et al., 2020)","previouslyFormattedCitation":"(e.g. Lisovski &amp; Hahn, 2012; Lisovski et al., 2020)"},"properties":{"noteIndex":0},"schema":"https://github.com/citation-style-language/schema/raw/master/csl-citation.json"}</w:instrText>
      </w:r>
      <w:r>
        <w:fldChar w:fldCharType="separate"/>
      </w:r>
      <w:r w:rsidR="008610B4" w:rsidRPr="008610B4">
        <w:rPr>
          <w:noProof/>
        </w:rPr>
        <w:t>(e.g. Lisovski &amp; Hahn, 2012; Lisovski et al., 2020)</w:t>
      </w:r>
      <w:r>
        <w:fldChar w:fldCharType="end"/>
      </w:r>
      <w:r w:rsidR="00D84C0A">
        <w:t xml:space="preserve"> and </w:t>
      </w:r>
      <w:r w:rsidR="4C12618E">
        <w:t xml:space="preserve">common </w:t>
      </w:r>
      <w:r w:rsidR="00D84C0A">
        <w:t>pitfall</w:t>
      </w:r>
      <w:r w:rsidR="41E4AD6A">
        <w:t>s</w:t>
      </w:r>
      <w:r w:rsidR="00D84C0A">
        <w:t xml:space="preserve"> </w:t>
      </w:r>
      <w:r w:rsidR="5C14902F">
        <w:t xml:space="preserve">in analysis </w:t>
      </w:r>
      <w:r w:rsidR="00A519E8">
        <w:t>discussed</w:t>
      </w:r>
      <w:r w:rsidR="00D84C0A">
        <w:t xml:space="preserve"> </w:t>
      </w:r>
      <w:r>
        <w:fldChar w:fldCharType="begin" w:fldLock="1"/>
      </w:r>
      <w:r w:rsidR="00017DF3">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habitats","type":"article-journal","volume":"3"},"prefix":"e.g.","uris":["http://www.mendeley.com/documents/?uuid=c4d16934-4ebe-45e0-ba64-23790dad5e84"]},{"id":"ITEM-2","itemData":{"DOI":"10.1111/j.2041-210X.2012.00185.x","ISSN":"2041210X","abstract":"1.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w:instrText>
      </w:r>
      <w:r w:rsidR="00017DF3" w:rsidRPr="00017DF3">
        <w:rPr>
          <w:lang w:val="fr-CH"/>
        </w:rPr>
        <w:instrText>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over-interpretation","type":"article-journal","volume":"28"},"uris":["http://www.mendeley.com/documents/?uuid=cecd1b40-0e75-4ed7-b8c7-32bf11d2adda"]}],"mendeley":{"formattedCitation":"(e.g. Fudickar et al., 2012; Lisovski et al., 2012; Lisovski et al., 2018)","plainTextFormattedCitation":"(e.g. Fudickar et al., 2012; Lisovski et al., 2012; Lisovski et al., 2018)","previouslyFormattedCitation":"(e.g. Fudickar et al., 2012; Lisovski et al., 2012; Lisovski et al., 2018)"},"properties":{"noteIndex":0},"schema":"https://github.com/citation-style-language/schema/raw/master/csl-citation.json"}</w:instrText>
      </w:r>
      <w:r>
        <w:fldChar w:fldCharType="separate"/>
      </w:r>
      <w:r w:rsidR="005F269C" w:rsidRPr="00017DF3">
        <w:rPr>
          <w:noProof/>
          <w:lang w:val="fr-CH"/>
        </w:rPr>
        <w:t>(e.g. Fudickar et al., 2012; Lisovski et al., 2012; Lisovski et al., 2018)</w:t>
      </w:r>
      <w:r>
        <w:fldChar w:fldCharType="end"/>
      </w:r>
      <w:r w:rsidR="00735E83" w:rsidRPr="00017DF3">
        <w:rPr>
          <w:lang w:val="fr-CH"/>
        </w:rPr>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 xml:space="preserve">further research </w:t>
      </w:r>
      <w:r w:rsidR="005C6A48">
        <w:t>opportunit</w:t>
      </w:r>
      <w:r w:rsidR="2E140CF9">
        <w:t>ies</w:t>
      </w:r>
      <w:r w:rsidR="00B606FC">
        <w:t xml:space="preserve"> </w:t>
      </w:r>
      <w:r>
        <w:fldChar w:fldCharType="begin" w:fldLock="1"/>
      </w:r>
      <w:r w:rsidR="007B68FC">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behaviour","type":"article-journal","volume":"72"},"prefix":"e.g.","uris":["http://www.mendeley.com/documents/?uuid=6c970837-3958-4cf7-9b8e-8f886cadc260"]},{"id":"ITEM-2","itemData":{"DOI":"10.1111/jav.02546","ISBN":"0000000315661","ISSN":"1600048X","abstract":"Migratory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007B68FC">
        <w:rPr>
          <w:rFonts w:ascii="Cambria Math" w:hAnsi="Cambria Math" w:cs="Cambria Math"/>
        </w:rPr>
        <w:instrText>∼</w:instrText>
      </w:r>
      <w:r w:rsidR="007B68FC">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007B68FC">
        <w:rPr>
          <w:rFonts w:ascii="Cambria Math" w:hAnsi="Cambria Math" w:cs="Cambria Math"/>
        </w:rPr>
        <w:instrText>∼</w:instrText>
      </w:r>
      <w:r w:rsidR="007B68FC">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ropping-particl</w:instrText>
      </w:r>
      <w:r w:rsidR="007B68FC" w:rsidRPr="00F53D0A">
        <w:rPr>
          <w:rPrChange w:id="11" w:author="Matthew Sjaarda" w:date="2020-12-01T21:22:00Z">
            <w:rPr>
              <w:lang w:val="fr-CH"/>
            </w:rPr>
          </w:rPrChange>
        </w:rPr>
        <w:instrText>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species","type":"article-journal","volume":"9"},"uris":["http://www.mendeley.com/documents/?uuid=0eb37b45-5a09-4539-8017-ca7af8b88f3d"]}],"mendeley":{"formattedCitation":"(e.g. Meier et al., 2018; Liechti et al., 2018; Dhanjal-Adams et al., 2018; Sjöberg et al., 2018; Jiguet et al., 2019; Briedis et al., 2020)","plainTextFormattedCitation":"(e.g. Meier et al., 2018; Liechti et al., 2018; Dhanjal-Adams et al., 2018; Sjöberg et al., 2018; Jiguet et al., 2019; Briedis et al., 2020)","previouslyFormattedCitation":"(e.g. Meier et al., 2018; Liechti et al., 2018; Dhanjal-Adams et al., 2018; Sjöberg et al., 2018; Jiguet et al., 2019; Briedis et al., 2020)"},"properties":{"noteIndex":0},"schema":"https://github.com/citation-style-language/schema/raw/master/csl-citation.json"}</w:instrText>
      </w:r>
      <w:r>
        <w:fldChar w:fldCharType="separate"/>
      </w:r>
      <w:r w:rsidR="00017DF3" w:rsidRPr="00F53D0A">
        <w:rPr>
          <w:noProof/>
          <w:rPrChange w:id="12" w:author="Matthew Sjaarda" w:date="2020-12-01T21:22:00Z">
            <w:rPr>
              <w:noProof/>
              <w:lang w:val="fr-FR"/>
            </w:rPr>
          </w:rPrChange>
        </w:rPr>
        <w:t>(e.g. Meier et al., 2018; Liechti et al., 2018; Dhanjal-Adams et al., 2018; Sjöberg et al., 2018; Jiguet et al., 2019; Briedis et al., 2020)</w:t>
      </w:r>
      <w:r>
        <w:fldChar w:fldCharType="end"/>
      </w:r>
      <w:r w:rsidR="00626777" w:rsidRPr="00F53D0A">
        <w:rPr>
          <w:rPrChange w:id="13" w:author="Matthew Sjaarda" w:date="2020-12-01T21:22:00Z">
            <w:rPr>
              <w:lang w:val="fr-FR"/>
            </w:rPr>
          </w:rPrChange>
        </w:rPr>
        <w:t>.</w:t>
      </w:r>
    </w:p>
    <w:p w14:paraId="57365DB3" w14:textId="1DB600F0"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167B71" w:rsidRPr="00970352">
        <w:t xml:space="preserve"> </w:t>
      </w:r>
      <w:r w:rsidR="30B17B8E" w:rsidRPr="00970352">
        <w:t>from one</w:t>
      </w:r>
      <w:r w:rsidR="00167B71" w:rsidRPr="00970352">
        <w:t xml:space="preserve"> season</w:t>
      </w:r>
      <w:r w:rsidR="0DBCAE7F" w:rsidRPr="00970352">
        <w:t xml:space="preserve"> to the next</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r w:rsidR="00085A14">
        <w:t xml:space="preserve">. </w:t>
      </w:r>
      <w:commentRangeStart w:id="14"/>
      <w:r w:rsidR="00085A14">
        <w:t xml:space="preserve">We focus on </w:t>
      </w:r>
      <w:r w:rsidR="00727645">
        <w:t>two</w:t>
      </w:r>
      <w:r w:rsidR="00085A14">
        <w:t xml:space="preserve"> </w:t>
      </w:r>
      <w:r w:rsidR="009141DB" w:rsidRPr="00970352">
        <w:t>questions</w:t>
      </w:r>
      <w:r w:rsidR="29FA22BE" w:rsidRPr="00970352">
        <w:t xml:space="preserve"> in particular</w:t>
      </w:r>
      <w:r w:rsidR="00F24C0C" w:rsidRPr="00970352">
        <w:t xml:space="preserve">: </w:t>
      </w:r>
      <w:r w:rsidR="00BE2215">
        <w:t>(</w:t>
      </w:r>
      <w:r w:rsidR="1C300560" w:rsidRPr="00970352">
        <w:t xml:space="preserve">1) how many birds can </w:t>
      </w:r>
      <w:r w:rsidR="00EF2023">
        <w:t>we expect to capture</w:t>
      </w:r>
      <w:r w:rsidR="1C300560" w:rsidRPr="00970352">
        <w:t xml:space="preserve"> </w:t>
      </w:r>
      <w:r w:rsidR="15E9B6F9" w:rsidRPr="00970352">
        <w:t xml:space="preserve">during </w:t>
      </w:r>
      <w:r w:rsidR="00A82340">
        <w:t>a full</w:t>
      </w:r>
      <w:r w:rsidR="1C300560" w:rsidRPr="00970352">
        <w:t xml:space="preserve"> season</w:t>
      </w:r>
      <w:r w:rsidR="00EF2023">
        <w:t xml:space="preserve"> for a given ringing</w:t>
      </w:r>
      <w:r w:rsidR="00B606FC">
        <w:t xml:space="preserve"> </w:t>
      </w:r>
      <w:r w:rsidR="00A82340">
        <w:t>schedule</w:t>
      </w:r>
      <w:r w:rsidR="00C54D51">
        <w:t xml:space="preserve"> </w:t>
      </w:r>
      <w:r w:rsidR="00A82340">
        <w:t>and</w:t>
      </w:r>
      <w:r w:rsidR="7FAFDA83" w:rsidRPr="00970352">
        <w:t xml:space="preserve"> </w:t>
      </w:r>
      <w:r w:rsidR="00BE2215">
        <w:t>(</w:t>
      </w:r>
      <w:r w:rsidR="7FAFDA83" w:rsidRPr="00970352">
        <w:t xml:space="preserve">2) </w:t>
      </w:r>
      <w:r w:rsidR="00085557">
        <w:t>h</w:t>
      </w:r>
      <w:r w:rsidR="009D2D50">
        <w:t>ow</w:t>
      </w:r>
      <w:r w:rsidR="008976CF">
        <w:t xml:space="preserve"> </w:t>
      </w:r>
      <w:r w:rsidR="00BF72DD">
        <w:t>can we</w:t>
      </w:r>
      <w:r w:rsidR="009D2D50">
        <w:t xml:space="preserve"> </w:t>
      </w:r>
      <w:r w:rsidR="00685406" w:rsidRPr="00970352">
        <w:t>maximize</w:t>
      </w:r>
      <w:r w:rsidR="00BF72DD">
        <w:t xml:space="preserve"> bird</w:t>
      </w:r>
      <w:r w:rsidR="009D2D50">
        <w:t xml:space="preserve"> recapture by </w:t>
      </w:r>
      <w:r w:rsidR="008B22C6">
        <w:t>equipping</w:t>
      </w:r>
      <w:r w:rsidR="008976CF">
        <w:t xml:space="preserve"> specific classes</w:t>
      </w:r>
      <w:r w:rsidR="00101BE5">
        <w:t xml:space="preserve"> of birds</w:t>
      </w:r>
      <w:r w:rsidR="00685406">
        <w:t xml:space="preserve"> (</w:t>
      </w:r>
      <w:r w:rsidR="00101BE5">
        <w:t xml:space="preserve">e.g. </w:t>
      </w:r>
      <w:r w:rsidR="00383CEA" w:rsidRPr="00970352">
        <w:t>sex</w:t>
      </w:r>
      <w:r w:rsidR="00101BE5">
        <w:t xml:space="preserve">, </w:t>
      </w:r>
      <w:r w:rsidR="008976CF">
        <w:t>age</w:t>
      </w:r>
      <w:r w:rsidR="00383CEA" w:rsidRPr="00970352">
        <w:t>)</w:t>
      </w:r>
      <w:r w:rsidR="008976CF">
        <w:t xml:space="preserve"> </w:t>
      </w:r>
      <w:r w:rsidR="00C10B12">
        <w:t>during specific periods of the year</w:t>
      </w:r>
      <w:r w:rsidR="5C65D7D3" w:rsidRPr="00970352">
        <w:t>?</w:t>
      </w:r>
      <w:commentRangeEnd w:id="14"/>
      <w:r w:rsidR="00572DB2">
        <w:rPr>
          <w:rStyle w:val="CommentReference"/>
        </w:rPr>
        <w:commentReference w:id="14"/>
      </w:r>
      <w:r w:rsidR="00FD6967" w:rsidRPr="00970352">
        <w:br w:type="page"/>
      </w:r>
    </w:p>
    <w:p w14:paraId="4863D51E" w14:textId="5BB58B72" w:rsidR="002E6EED" w:rsidRPr="00970352" w:rsidRDefault="002E6EED" w:rsidP="00BA0A02">
      <w:pPr>
        <w:pStyle w:val="Heading1"/>
      </w:pPr>
      <w:r w:rsidRPr="00970352">
        <w:lastRenderedPageBreak/>
        <w:t>Materials and methods</w:t>
      </w:r>
    </w:p>
    <w:p w14:paraId="0E8EE958" w14:textId="124B930E" w:rsidR="0073355F" w:rsidRPr="00970352" w:rsidRDefault="0073355F" w:rsidP="00BA0A02">
      <w:pPr>
        <w:pStyle w:val="Heading2"/>
      </w:pPr>
      <w:r w:rsidRPr="00970352">
        <w:t xml:space="preserve">Ringing </w:t>
      </w:r>
      <w:r w:rsidR="00775FDF" w:rsidRPr="00970352">
        <w:t>s</w:t>
      </w:r>
      <w:r w:rsidRPr="00970352">
        <w:t xml:space="preserve">ite and </w:t>
      </w:r>
      <w:r w:rsidR="00775FDF" w:rsidRPr="00970352">
        <w:t>d</w:t>
      </w:r>
      <w:r w:rsidRPr="00970352">
        <w:t>atabase</w:t>
      </w:r>
    </w:p>
    <w:p w14:paraId="1ECE83DA" w14:textId="2A7788AD" w:rsidR="00BF5941" w:rsidRPr="00970352" w:rsidRDefault="00B64146" w:rsidP="00BA0A02">
      <w:r w:rsidRPr="00970352">
        <w:t>A Rocha Kenya</w:t>
      </w:r>
      <w:r w:rsidR="00BF5941" w:rsidRPr="00970352">
        <w:t xml:space="preserve"> </w:t>
      </w:r>
      <w:r w:rsidR="1330AD5A" w:rsidRPr="00970352">
        <w:t xml:space="preserve">Conservation </w:t>
      </w:r>
      <w:r w:rsidR="00A551EC" w:rsidRPr="00970352">
        <w:t>centre</w:t>
      </w:r>
      <w:r w:rsidR="00BF5941" w:rsidRPr="00970352">
        <w:t xml:space="preserve"> (3</w:t>
      </w:r>
      <w:r w:rsidR="00A551EC" w:rsidRPr="00970352">
        <w:t>°</w:t>
      </w:r>
      <w:r w:rsidR="00BF5941" w:rsidRPr="00970352">
        <w:t>22'36.3"S</w:t>
      </w:r>
      <w:r w:rsidR="00AA18F1">
        <w:t xml:space="preserve"> </w:t>
      </w:r>
      <w:r w:rsidR="00BF5941" w:rsidRPr="00970352">
        <w:t>39</w:t>
      </w:r>
      <w:r w:rsidR="00A551EC" w:rsidRPr="00970352">
        <w:t>°</w:t>
      </w:r>
      <w:r w:rsidR="00BF5941" w:rsidRPr="00970352">
        <w:t>59'16.9"E) is located on the coast of Kenya and in the middle of the Northern Zanzibar-Inhambane Coastal Forest Mosaic ecoregion</w:t>
      </w:r>
      <w:r w:rsidR="00771906">
        <w:t>. This region is</w:t>
      </w:r>
      <w:r w:rsidR="00BF5941" w:rsidRPr="00970352">
        <w:t xml:space="preserve">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005D7D08" w:rsidRPr="00970352">
        <w:rPr>
          <w:noProof/>
        </w:rPr>
        <w:t>(Marris, 2010)</w:t>
      </w:r>
      <w:r w:rsidRPr="00970352">
        <w:fldChar w:fldCharType="end"/>
      </w:r>
      <w:r w:rsidR="004078FF" w:rsidRPr="00970352">
        <w:t xml:space="preserve"> </w:t>
      </w:r>
      <w:r w:rsidR="00572DB2">
        <w:t xml:space="preserve">yet faces </w:t>
      </w:r>
      <w:r w:rsidR="00035622">
        <w:t xml:space="preserve">increasing </w:t>
      </w:r>
      <w:r w:rsidR="004078FF" w:rsidRPr="00970352">
        <w:t xml:space="preserve">habitat </w:t>
      </w:r>
      <w:r w:rsidR="7331B714" w:rsidRPr="00970352">
        <w:t>fragmentation</w:t>
      </w:r>
      <w:r w:rsidR="00035622">
        <w:t xml:space="preserve"> due to the </w:t>
      </w:r>
      <w:r w:rsidR="3A520972" w:rsidRPr="00970352">
        <w:t>expansion of agriculture and charcoal burning</w:t>
      </w:r>
      <w:r w:rsidR="00E807DF" w:rsidRPr="00970352">
        <w:t xml:space="preserve"> </w:t>
      </w:r>
      <w:r w:rsidRPr="00970352">
        <w:fldChar w:fldCharType="begin" w:fldLock="1"/>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00E807DF" w:rsidRPr="00970352">
        <w:rPr>
          <w:noProof/>
        </w:rPr>
        <w:t>(Burgess &amp; Clarke, 2000)</w:t>
      </w:r>
      <w:r w:rsidRPr="00970352">
        <w:fldChar w:fldCharType="end"/>
      </w:r>
      <w:r w:rsidR="00E807DF" w:rsidRPr="00970352">
        <w:t>.</w:t>
      </w:r>
      <w:r w:rsidR="3A520972" w:rsidRPr="00970352">
        <w:t xml:space="preserve"> </w:t>
      </w:r>
      <w:commentRangeStart w:id="15"/>
      <w:r w:rsidR="00470703" w:rsidRPr="00970352">
        <w:t xml:space="preserve">Located </w:t>
      </w:r>
      <w:r w:rsidR="008D57BD" w:rsidRPr="00970352">
        <w:t xml:space="preserve">near </w:t>
      </w:r>
      <w:r w:rsidR="00737CAE" w:rsidRPr="00970352">
        <w:t xml:space="preserve">the </w:t>
      </w:r>
      <w:r w:rsidR="00C21D46">
        <w:t>e</w:t>
      </w:r>
      <w:r w:rsidR="00C21D46" w:rsidRPr="00970352">
        <w:t xml:space="preserve">quator </w:t>
      </w:r>
      <w:r w:rsidR="008D57BD" w:rsidRPr="00970352">
        <w:t>(400km south),</w:t>
      </w:r>
      <w:r w:rsidR="00737CAE" w:rsidRPr="00970352">
        <w:t xml:space="preserve"> </w:t>
      </w:r>
      <w:r w:rsidR="00C33379" w:rsidRPr="00970352">
        <w:t>several migrant strateg</w:t>
      </w:r>
      <w:r w:rsidR="079E7C17" w:rsidRPr="00970352">
        <w:t>ies</w:t>
      </w:r>
      <w:r w:rsidR="00C33379" w:rsidRPr="00970352">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007F1D6B" w:rsidRPr="00970352">
        <w:rPr>
          <w:noProof/>
        </w:rPr>
        <w:t>(Turpie, 1996)</w:t>
      </w:r>
      <w:r w:rsidRPr="00970352">
        <w:fldChar w:fldCharType="end"/>
      </w:r>
      <w:r w:rsidR="00C82B3E" w:rsidRPr="00970352">
        <w:t>:</w:t>
      </w:r>
      <w:r w:rsidR="007F1D6B" w:rsidRPr="00970352">
        <w:t xml:space="preserve"> </w:t>
      </w:r>
      <w:r w:rsidR="46C1AC01" w:rsidRPr="00970352">
        <w:t>palearctic</w:t>
      </w:r>
      <w:r w:rsidR="007F1D6B" w:rsidRPr="00970352">
        <w:t xml:space="preserve"> passage</w:t>
      </w:r>
      <w:r w:rsidR="00C82B3E" w:rsidRPr="00970352">
        <w:t xml:space="preserve"> </w:t>
      </w:r>
      <w:r w:rsidR="009E017E" w:rsidRPr="00970352">
        <w:t>(e.g. Sedge Warbler</w:t>
      </w:r>
      <w:r w:rsidR="00512C26">
        <w:t xml:space="preserve"> </w:t>
      </w:r>
      <w:r w:rsidR="00512C26" w:rsidRPr="00512C26">
        <w:rPr>
          <w:i/>
          <w:iCs/>
        </w:rPr>
        <w:t>Acrocephalus schoenobaenus</w:t>
      </w:r>
      <w:r w:rsidR="009E017E" w:rsidRPr="00970352">
        <w:t xml:space="preserve">) </w:t>
      </w:r>
      <w:r w:rsidR="00E807DF" w:rsidRPr="00970352">
        <w:t xml:space="preserve">and </w:t>
      </w:r>
      <w:r w:rsidR="007F1D6B" w:rsidRPr="00970352">
        <w:t>wintering</w:t>
      </w:r>
      <w:r w:rsidR="009E017E" w:rsidRPr="00970352">
        <w:t xml:space="preserve"> (e.g. Spotted Flycatcher</w:t>
      </w:r>
      <w:r w:rsidR="00E40D37">
        <w:t xml:space="preserve"> </w:t>
      </w:r>
      <w:r w:rsidR="00E40D37" w:rsidRPr="00512C26">
        <w:rPr>
          <w:i/>
          <w:iCs/>
        </w:rPr>
        <w:t>Muscicapa striata</w:t>
      </w:r>
      <w:r w:rsidR="009E017E" w:rsidRPr="00970352">
        <w:t>)</w:t>
      </w:r>
      <w:r w:rsidR="00C82B3E" w:rsidRPr="00970352">
        <w:t>,</w:t>
      </w:r>
      <w:r w:rsidR="008D3FE3" w:rsidRPr="00970352">
        <w:t xml:space="preserve"> </w:t>
      </w:r>
      <w:r w:rsidR="7F254088" w:rsidRPr="00970352">
        <w:t xml:space="preserve">and </w:t>
      </w:r>
      <w:r w:rsidR="00E807DF" w:rsidRPr="00970352">
        <w:t xml:space="preserve">several </w:t>
      </w:r>
      <w:r w:rsidR="008D3FE3" w:rsidRPr="00970352">
        <w:t>types of</w:t>
      </w:r>
      <w:r w:rsidR="00C82B3E" w:rsidRPr="00970352">
        <w:t xml:space="preserve"> </w:t>
      </w:r>
      <w:r w:rsidR="00B8236C" w:rsidRPr="00970352">
        <w:t>intra-</w:t>
      </w:r>
      <w:r w:rsidR="7D901A7F" w:rsidRPr="00970352">
        <w:t>African</w:t>
      </w:r>
      <w:r w:rsidR="00B8236C" w:rsidRPr="00970352">
        <w:t xml:space="preserve"> </w:t>
      </w:r>
      <w:r w:rsidR="008D3FE3" w:rsidRPr="00970352">
        <w:t>migration</w:t>
      </w:r>
      <w:r w:rsidR="71350191" w:rsidRPr="00970352">
        <w:t xml:space="preserve">: </w:t>
      </w:r>
      <w:r w:rsidR="008D3FE3" w:rsidRPr="00970352">
        <w:t>wintering</w:t>
      </w:r>
      <w:r w:rsidR="009E017E" w:rsidRPr="00970352">
        <w:t xml:space="preserve"> (e.g. </w:t>
      </w:r>
      <w:r w:rsidR="00864880">
        <w:t xml:space="preserve">African </w:t>
      </w:r>
      <w:r w:rsidR="00B62AFB" w:rsidRPr="00970352">
        <w:t>Pygmy Kingfisher</w:t>
      </w:r>
      <w:r w:rsidR="00864880">
        <w:t xml:space="preserve"> </w:t>
      </w:r>
      <w:r w:rsidR="00864880" w:rsidRPr="00512C26">
        <w:rPr>
          <w:i/>
          <w:iCs/>
        </w:rPr>
        <w:t>Ispidina picta</w:t>
      </w:r>
      <w:r w:rsidR="009E017E" w:rsidRPr="00970352">
        <w:t>)</w:t>
      </w:r>
      <w:r w:rsidR="008D3FE3" w:rsidRPr="00970352">
        <w:t>, passage</w:t>
      </w:r>
      <w:r w:rsidR="009E017E" w:rsidRPr="00970352">
        <w:t xml:space="preserve"> (e.g. </w:t>
      </w:r>
      <w:r w:rsidR="00B42258" w:rsidRPr="00970352">
        <w:t>White-throated Bee-eater</w:t>
      </w:r>
      <w:r w:rsidR="00F059EE">
        <w:t xml:space="preserve"> </w:t>
      </w:r>
      <w:r w:rsidR="00F059EE" w:rsidRPr="00512C26">
        <w:rPr>
          <w:i/>
          <w:iCs/>
        </w:rPr>
        <w:t>Merops albicollis</w:t>
      </w:r>
      <w:r w:rsidR="009E017E" w:rsidRPr="00970352">
        <w:t>)</w:t>
      </w:r>
      <w:r w:rsidR="008D3FE3" w:rsidRPr="00970352">
        <w:t xml:space="preserve">, </w:t>
      </w:r>
      <w:r w:rsidR="1C7C1CDC" w:rsidRPr="00970352">
        <w:t>and summering</w:t>
      </w:r>
      <w:r w:rsidR="00A81CF5" w:rsidRPr="00970352">
        <w:t xml:space="preserve"> (e.g. )</w:t>
      </w:r>
      <w:r w:rsidR="1C7C1CDC" w:rsidRPr="00970352">
        <w:t>,</w:t>
      </w:r>
      <w:r w:rsidR="00F00025" w:rsidRPr="00970352">
        <w:t xml:space="preserve"> </w:t>
      </w:r>
      <w:r w:rsidR="24BCB6B4" w:rsidRPr="00970352">
        <w:t xml:space="preserve">and finally predictable and erratic </w:t>
      </w:r>
      <w:r w:rsidR="009A10F1" w:rsidRPr="00970352">
        <w:t>rain-related movement</w:t>
      </w:r>
      <w:r w:rsidR="71DA22C2" w:rsidRPr="00970352">
        <w:t>s</w:t>
      </w:r>
      <w:r w:rsidR="00851C16" w:rsidRPr="00970352">
        <w:t xml:space="preserve"> (e.g.)</w:t>
      </w:r>
      <w:r w:rsidR="009A10F1" w:rsidRPr="00970352">
        <w:t>.</w:t>
      </w:r>
      <w:commentRangeEnd w:id="15"/>
      <w:r w:rsidRPr="00970352">
        <w:rPr>
          <w:rStyle w:val="CommentReference"/>
        </w:rPr>
        <w:commentReference w:id="15"/>
      </w:r>
    </w:p>
    <w:p w14:paraId="511BA64A" w14:textId="148CC801" w:rsidR="00BF5941" w:rsidRPr="00970352" w:rsidRDefault="00BF5941" w:rsidP="02D9F3B0">
      <w:pPr>
        <w:rPr>
          <w:rFonts w:cs="Arial"/>
          <w:b/>
          <w:bCs/>
          <w:kern w:val="32"/>
        </w:rPr>
      </w:pPr>
      <w:r>
        <w:t xml:space="preserve">More locally, the </w:t>
      </w:r>
      <w:r w:rsidR="00320C72">
        <w:t>Conservation</w:t>
      </w:r>
      <w:r w:rsidR="375ADA34">
        <w:t xml:space="preserve"> </w:t>
      </w:r>
      <w:r w:rsidR="5224FD2A">
        <w:t xml:space="preserve">centre </w:t>
      </w:r>
      <w:r>
        <w:t xml:space="preserve">is </w:t>
      </w:r>
      <w:r w:rsidR="00320C72">
        <w:t>located</w:t>
      </w:r>
      <w:r w:rsidR="005C5313">
        <w:t xml:space="preserve">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w:t>
      </w:r>
      <w:r w:rsidR="000A2D01">
        <w:t>Mist nets</w:t>
      </w:r>
      <w:r>
        <w:t xml:space="preserve">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r w:rsidR="00614C54">
        <w:t>centre</w:t>
      </w:r>
      <w:r w:rsidR="00DF5E49">
        <w:t xml:space="preserve">. </w:t>
      </w:r>
    </w:p>
    <w:p w14:paraId="3EE9BBCC" w14:textId="524FCD91"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w:t>
      </w:r>
      <w:r w:rsidR="00320C72">
        <w:t xml:space="preserve"> </w:t>
      </w:r>
      <w:r w:rsidRPr="00970352">
        <w:t>372</w:t>
      </w:r>
      <w:r w:rsidR="007E1F73" w:rsidRPr="00970352">
        <w:t xml:space="preserve"> </w:t>
      </w:r>
      <w:r w:rsidRPr="00970352">
        <w:t>entries of 2</w:t>
      </w:r>
      <w:r w:rsidR="00320C72">
        <w:t xml:space="preserve"> </w:t>
      </w:r>
      <w:r w:rsidRPr="00970352">
        <w:t>532 rings covering 96 species</w:t>
      </w:r>
      <w:r w:rsidR="00585DEA" w:rsidRPr="00970352">
        <w:t xml:space="preserve"> and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w:t>
      </w:r>
      <w:r w:rsidR="005A61AB" w:rsidRPr="005A61AB">
        <w:t xml:space="preserve"> </w:t>
      </w:r>
      <w:r w:rsidR="005A61AB" w:rsidRPr="00970352">
        <w:t xml:space="preserve">(see </w:t>
      </w:r>
      <w:r w:rsidR="005A61AB" w:rsidRPr="00970352">
        <w:fldChar w:fldCharType="begin"/>
      </w:r>
      <w:r w:rsidR="005A61AB" w:rsidRPr="00970352">
        <w:instrText xml:space="preserve"> REF _Ref55910017 \h </w:instrText>
      </w:r>
      <w:r w:rsidR="005A61AB" w:rsidRPr="00970352">
        <w:fldChar w:fldCharType="separate"/>
      </w:r>
      <w:r w:rsidR="005A61AB" w:rsidRPr="00970352">
        <w:t xml:space="preserve">Figure </w:t>
      </w:r>
      <w:r w:rsidR="005A61AB" w:rsidRPr="00970352">
        <w:rPr>
          <w:noProof/>
        </w:rPr>
        <w:t>7</w:t>
      </w:r>
      <w:r w:rsidR="005A61AB" w:rsidRPr="00970352">
        <w:fldChar w:fldCharType="end"/>
      </w:r>
      <w:r w:rsidR="005A61AB" w:rsidRPr="00970352">
        <w:t xml:space="preserve"> in SM1)</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557900">
        <w:t>those that could</w:t>
      </w:r>
      <w:r w:rsidR="00320C72">
        <w:t xml:space="preserve"> </w:t>
      </w:r>
      <w:r w:rsidR="00557900">
        <w:t>n</w:t>
      </w:r>
      <w:r w:rsidR="00320C72">
        <w:t>o</w:t>
      </w:r>
      <w:r w:rsidR="00557900">
        <w:t>t be verified</w:t>
      </w:r>
      <w:r w:rsidRPr="00970352">
        <w:t>.</w:t>
      </w:r>
    </w:p>
    <w:p w14:paraId="3FAB7349" w14:textId="55119129"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320C72">
        <w:t xml:space="preserve">first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6F1AFDFF" w:rsidR="25376D17" w:rsidRPr="00970352" w:rsidRDefault="25376D17" w:rsidP="02D9F3B0">
      <w:r>
        <w:t>In this case study, geolocators were placed on Red-capped Robin-chats</w:t>
      </w:r>
      <w:r w:rsidR="758972B1">
        <w:t xml:space="preserve"> </w:t>
      </w:r>
      <w:r w:rsidR="008078BB" w:rsidRPr="00512C26">
        <w:rPr>
          <w:i/>
          <w:iCs/>
        </w:rPr>
        <w:t xml:space="preserve">Cossypha natalensis </w:t>
      </w:r>
      <w:r w:rsidR="758972B1">
        <w:t>(RCRC)</w:t>
      </w:r>
      <w:r>
        <w:t>, a</w:t>
      </w:r>
      <w:r w:rsidR="29CE73F4">
        <w:t xml:space="preserve"> terrestrial thrush </w:t>
      </w:r>
      <w:r>
        <w:t>wintering in the area</w:t>
      </w:r>
      <w:r w:rsidR="523D2AD7">
        <w:t xml:space="preserve"> from April to October</w:t>
      </w:r>
      <w:r w:rsidR="6164F4DF">
        <w:t>, in order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r w:rsidR="00742CC7">
        <w:t>RCRC are known to</w:t>
      </w:r>
      <w:r w:rsidR="008B366F">
        <w:t xml:space="preserve"> hold territory on their wintering sites and show site fidelity</w:t>
      </w:r>
      <w:r w:rsidR="005A61AB">
        <w:t xml:space="preserve"> (</w:t>
      </w:r>
      <w:r w:rsidR="00803214">
        <w:t xml:space="preserve">C. </w:t>
      </w:r>
      <w:r w:rsidR="005A61AB">
        <w:t>Jackson, pers</w:t>
      </w:r>
      <w:r w:rsidR="00803214">
        <w:t>onal</w:t>
      </w:r>
      <w:r w:rsidR="005A61AB">
        <w:t xml:space="preserve"> </w:t>
      </w:r>
      <w:r w:rsidR="00803214">
        <w:t>communication</w:t>
      </w:r>
      <w:r w:rsidR="005A61AB">
        <w:t xml:space="preserve">) </w:t>
      </w:r>
      <w:r w:rsidR="008B366F">
        <w:t>, thus making them</w:t>
      </w:r>
      <w:r w:rsidR="3A91D39F">
        <w:t xml:space="preserve"> an</w:t>
      </w:r>
      <w:r w:rsidR="008B366F">
        <w:t xml:space="preserve"> ideal candidate for</w:t>
      </w:r>
      <w:r w:rsidR="70B86E4C">
        <w:t xml:space="preserve"> a</w:t>
      </w:r>
      <w:r w:rsidR="008B366F">
        <w:t xml:space="preserve"> geolocator study.</w:t>
      </w:r>
    </w:p>
    <w:p w14:paraId="5B0293CA" w14:textId="48379B6F" w:rsidR="000D61F9" w:rsidRPr="00970352" w:rsidRDefault="009D33ED" w:rsidP="00BA0A02">
      <w:pPr>
        <w:pStyle w:val="Heading2"/>
      </w:pPr>
      <w:r>
        <w:t>C</w:t>
      </w:r>
      <w:r w:rsidR="002E727A">
        <w:t>apture</w:t>
      </w:r>
      <w:r w:rsidR="00EA3616">
        <w:t xml:space="preserve"> model</w:t>
      </w:r>
    </w:p>
    <w:p w14:paraId="09CCA390" w14:textId="0C12BAA7" w:rsidR="004C42F2" w:rsidRPr="00970352" w:rsidRDefault="005C5313" w:rsidP="0043321B">
      <w:r>
        <w:t>An early question i</w:t>
      </w:r>
      <w:r w:rsidR="004C42F2">
        <w:t xml:space="preserve">n the </w:t>
      </w:r>
      <w:r w:rsidR="001666F6">
        <w:t>planning</w:t>
      </w:r>
      <w:r w:rsidR="004C42F2">
        <w:t xml:space="preserve"> stage</w:t>
      </w:r>
      <w:r w:rsidR="6EB413A3">
        <w:t xml:space="preserve"> is</w:t>
      </w:r>
      <w:r>
        <w:t xml:space="preserve"> how many geolocators to order.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r w:rsidR="004C42F2">
        <w:t xml:space="preserve">. </w:t>
      </w:r>
      <w:r w:rsidR="00320C72">
        <w:t>G</w:t>
      </w:r>
      <w:r w:rsidR="79AE68BA">
        <w:t xml:space="preserve">eolocators </w:t>
      </w:r>
      <w:r w:rsidR="4F7F80DC">
        <w:t xml:space="preserve">are </w:t>
      </w:r>
      <w:r w:rsidR="79AE68BA">
        <w:t xml:space="preserve">configured to collect data for a single </w:t>
      </w:r>
      <w:r w:rsidR="79AE68BA">
        <w:lastRenderedPageBreak/>
        <w:t xml:space="preserve">year, </w:t>
      </w:r>
      <w:r w:rsidR="389B57BC">
        <w:t xml:space="preserve">and therefore </w:t>
      </w:r>
      <w:r w:rsidR="79AE68BA">
        <w:t>cannot be kept for future studies</w:t>
      </w:r>
      <w:r w:rsidR="715C1026">
        <w:t>. Overestimating the individuals captured would thus result in wasting devices</w:t>
      </w:r>
      <w:r w:rsidR="00320C72">
        <w:t xml:space="preserve">, while </w:t>
      </w:r>
      <w:r>
        <w:t>underestimating would result in missed opportunities</w:t>
      </w:r>
      <w:r w:rsidR="79AE68BA">
        <w:t xml:space="preserve">. </w:t>
      </w:r>
      <w:r w:rsidR="004C42F2">
        <w:t>Th</w:t>
      </w:r>
      <w:r>
        <w:t>e</w:t>
      </w:r>
      <w:r w:rsidR="004C42F2">
        <w:t xml:space="preserve"> </w:t>
      </w:r>
      <w:r w:rsidR="59914010">
        <w:t xml:space="preserve">estimation </w:t>
      </w:r>
      <w:r w:rsidR="00320C72">
        <w:t>also</w:t>
      </w:r>
      <w:r w:rsidR="78A7683C">
        <w:t xml:space="preserve"> directly influence</w:t>
      </w:r>
      <w:r w:rsidR="00320C72">
        <w:t>s</w:t>
      </w:r>
      <w:r w:rsidR="78A7683C">
        <w:t xml:space="preserve"> the</w:t>
      </w:r>
      <w:r w:rsidR="004C42F2">
        <w:t xml:space="preserve"> ringing effort planned (i.e. number of </w:t>
      </w:r>
      <w:r w:rsidR="008363D5">
        <w:t>sessions</w:t>
      </w:r>
      <w:r w:rsidR="004C42F2">
        <w:t>, duration of session, number of nets etc). To address this question, we follow</w:t>
      </w:r>
      <w:r w:rsidR="00F91124">
        <w:t>ed</w:t>
      </w:r>
      <w:r w:rsidR="004C42F2">
        <w:t xml:space="preserve"> a three</w:t>
      </w:r>
      <w:r w:rsidR="53B84DAD">
        <w:t>-</w:t>
      </w:r>
      <w:r w:rsidR="004C42F2">
        <w:t>step process described below.</w:t>
      </w:r>
    </w:p>
    <w:p w14:paraId="71E8DEA2" w14:textId="6E506A66"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day-of-year, (3)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58DD3C1A"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r w:rsidR="430E8D12" w:rsidRPr="00970352">
        <w:t xml:space="preserve">each individual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 xml:space="preserve">the year. The standard error estimate is computed with basic variance calculus </w:t>
      </w:r>
      <w:commentRangeStart w:id="16"/>
      <w:commentRangeStart w:id="17"/>
      <w:r w:rsidRPr="00970352">
        <w:t>assuming independence of the variables</w:t>
      </w:r>
      <w:commentRangeEnd w:id="16"/>
      <w:r w:rsidR="006129E5">
        <w:rPr>
          <w:rStyle w:val="CommentReference"/>
        </w:rPr>
        <w:commentReference w:id="16"/>
      </w:r>
      <w:commentRangeEnd w:id="17"/>
      <w:r w:rsidR="00A769CE">
        <w:rPr>
          <w:rStyle w:val="CommentReference"/>
        </w:rPr>
        <w:commentReference w:id="17"/>
      </w:r>
      <w:r w:rsidRPr="00970352">
        <w:t>.</w:t>
      </w:r>
    </w:p>
    <w:p w14:paraId="3F4ACE1C" w14:textId="22DE3A3E"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4</w:t>
      </w:r>
      <w:r w:rsidR="00F11184">
        <w:t xml:space="preserve"> </w:t>
      </w:r>
      <w:r w:rsidR="6535D047">
        <w:t xml:space="preserve">hr-ringing sessions </w:t>
      </w:r>
      <w:r w:rsidR="002C3983">
        <w:t xml:space="preserve">every </w:t>
      </w:r>
      <w:r w:rsidR="008963C2">
        <w:t>10 days</w:t>
      </w:r>
      <w:r w:rsidR="002C3983">
        <w:t xml:space="preserve"> with 156</w:t>
      </w:r>
      <w:r w:rsidR="00F11184">
        <w:t xml:space="preserve"> </w:t>
      </w:r>
      <w:r w:rsidR="002C3983">
        <w:t xml:space="preserve">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w:t>
      </w:r>
      <w:r w:rsidR="00F11184">
        <w:t xml:space="preserve"> </w:t>
      </w:r>
      <w:r w:rsidR="002C3983">
        <w:t>hr</w:t>
      </w:r>
      <w:r w:rsidR="318AA149">
        <w:t>s</w:t>
      </w:r>
      <w:r w:rsidR="002C3983">
        <w:t xml:space="preserve"> and </w:t>
      </w:r>
      <w:r w:rsidR="5543A538">
        <w:t>the length of</w:t>
      </w:r>
      <w:r w:rsidR="002C3983">
        <w:t xml:space="preserve"> nets to 225</w:t>
      </w:r>
      <w:r w:rsidR="00F11184">
        <w:t xml:space="preserve"> </w:t>
      </w:r>
      <w:r w:rsidR="002C3983">
        <w:t>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68D15BBA" w:rsidR="00897DA6" w:rsidRPr="00970352" w:rsidRDefault="00EA3616" w:rsidP="00BA0A02">
      <w:pPr>
        <w:pStyle w:val="Heading2"/>
      </w:pPr>
      <w:r>
        <w:t>R</w:t>
      </w:r>
      <w:r w:rsidR="00897DA6" w:rsidRPr="00970352">
        <w:t xml:space="preserve">ecapture </w:t>
      </w:r>
      <w:r w:rsidR="009D33ED">
        <w:t>m</w:t>
      </w:r>
      <w:r>
        <w:t>odel</w:t>
      </w:r>
    </w:p>
    <w:p w14:paraId="11F0BC05" w14:textId="37B111C8"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w:t>
      </w:r>
      <w:r w:rsidR="00897DA6" w:rsidRPr="00970352">
        <w:lastRenderedPageBreak/>
        <w:t xml:space="preserve">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age</w:t>
      </w:r>
      <w:r w:rsidR="009553BD" w:rsidRPr="00970352">
        <w:t xml:space="preserve"> </w:t>
      </w:r>
      <w:r w:rsidR="00356B6A">
        <w:t xml:space="preserve">and </w:t>
      </w:r>
      <w:r w:rsidR="00897DA6" w:rsidRPr="00970352">
        <w:t xml:space="preserve">weight of the bird. Using this information, the ringer can make an informed decision about </w:t>
      </w:r>
      <w:r w:rsidR="6E14F8E7" w:rsidRPr="00970352">
        <w:t xml:space="preserve">whether or not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4F396CF4" w14:textId="0A839B78" w:rsidR="003409F2"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r w:rsidR="03345870" w:rsidRPr="00970352">
        <w:t>We modelled the count of adults and juveniles per session separately</w:t>
      </w:r>
      <w:r w:rsidR="6B269545" w:rsidRPr="00970352">
        <w:t xml:space="preserve"> to reveal the influence of age on recapture rates</w:t>
      </w:r>
      <w:r w:rsidR="03345870"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Pr="00970352">
        <w:fldChar w:fldCharType="begin"/>
      </w:r>
      <w:r w:rsidRPr="00970352">
        <w:instrText xml:space="preserve"> REF _Ref55979599 \h </w:instrText>
      </w:r>
      <w:r w:rsidRPr="00970352">
        <w:fldChar w:fldCharType="separate"/>
      </w:r>
      <w:r w:rsidR="00872FBE" w:rsidRPr="00970352">
        <w:t xml:space="preserve">Figure </w:t>
      </w:r>
      <w:r w:rsidR="00872FBE" w:rsidRPr="00970352">
        <w:rPr>
          <w:noProof/>
        </w:rPr>
        <w:t>10</w:t>
      </w:r>
      <w:r w:rsidRPr="00970352">
        <w:fldChar w:fldCharType="end"/>
      </w:r>
      <w:r w:rsidR="007732F6" w:rsidRPr="00970352">
        <w:t xml:space="preserve"> in SM3)</w:t>
      </w:r>
      <w:r w:rsidR="00DE1B2D">
        <w:t>.</w:t>
      </w:r>
      <w:r w:rsidR="00483421">
        <w:t xml:space="preserve"> </w:t>
      </w:r>
      <w:r w:rsidR="003409F2">
        <w:t xml:space="preserve">Additionally, we also </w:t>
      </w:r>
      <w:r w:rsidR="00B20D17">
        <w:t>compare</w:t>
      </w:r>
      <w:r w:rsidR="003409F2">
        <w:t xml:space="preserve"> the recapture rate for </w:t>
      </w:r>
      <w:r w:rsidR="00B20D17">
        <w:t xml:space="preserve">RCRC captured for the first time and those which have already been equipped. </w:t>
      </w:r>
    </w:p>
    <w:p w14:paraId="2077F32C" w14:textId="0D942663" w:rsidR="00897DA6" w:rsidRPr="00970352" w:rsidRDefault="00E0354A" w:rsidP="00E0354A">
      <w:r w:rsidRPr="00970352">
        <w:t xml:space="preserve">All computation was performed on R </w:t>
      </w:r>
      <w:r w:rsidRPr="00970352">
        <w:fldChar w:fldCharType="begin" w:fldLock="1"/>
      </w:r>
      <w:r w:rsidR="00027A41">
        <w:instrText>ADDIN CSL_CITATION {"citationItems":[{"id":"ITEM-1","itemData":{"author":[{"dropping-particle":"","family":"R Core Team","given":"","non-dropping-particle":"","parse-names":false,"suffix":""}],"id":"ITEM-1","issued":{"date-parts":[["2013"]]},"publisher":"Vienna, Austria","title":"R: A language and environment for statistical computing","type":"article"},"uris":["http://www.mendeley.com/documents/?uuid=1616517f-aefb-424e-b2df-612f142454f0"]}],"mendeley":{"formattedCitation":"(R Core Team, 2013)","plainTextFormattedCitation":"(R Core Team, 2013)","previouslyFormattedCitation":"(Team &amp; others, 2013)"},"properties":{"noteIndex":0},"schema":"https://github.com/citation-style-language/schema/raw/master/csl-citation.json"}</w:instrText>
      </w:r>
      <w:r w:rsidRPr="00970352">
        <w:fldChar w:fldCharType="separate"/>
      </w:r>
      <w:r w:rsidR="00027A41" w:rsidRPr="00027A41">
        <w:rPr>
          <w:noProof/>
        </w:rPr>
        <w:t>(R Core Team,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Heading1"/>
      </w:pPr>
      <w:r w:rsidRPr="00970352">
        <w:t>Results</w:t>
      </w:r>
    </w:p>
    <w:p w14:paraId="523E14D4" w14:textId="31BC5D9E" w:rsidR="00703495" w:rsidRPr="00970352" w:rsidRDefault="00B93441" w:rsidP="00BA0A02">
      <w:pPr>
        <w:pStyle w:val="Heading2"/>
      </w:pPr>
      <w:r>
        <w:t>Capture model</w:t>
      </w:r>
    </w:p>
    <w:p w14:paraId="6E5D1E48" w14:textId="17EEE6BB" w:rsidR="00897DA6" w:rsidRPr="00970352" w:rsidRDefault="00703495" w:rsidP="02D9F3B0">
      <w:r w:rsidRPr="00970352">
        <w:t xml:space="preserve">A GAM model was fitted to the data in order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w:t>
      </w:r>
      <w:r w:rsidR="0040166D">
        <w:t>we retained the</w:t>
      </w:r>
      <w:r w:rsidR="00DE1B2D">
        <w:t xml:space="preserve"> </w:t>
      </w:r>
      <w:r w:rsidR="00247D72">
        <w:t>capture</w:t>
      </w:r>
      <w:r w:rsidR="00D26773">
        <w:t xml:space="preserve"> </w:t>
      </w:r>
      <w:r w:rsidR="00DE1B2D">
        <w:t xml:space="preserve">model </w:t>
      </w:r>
      <w:r w:rsidR="00D26773">
        <w:t>which included</w:t>
      </w:r>
      <w:r w:rsidR="00640B84">
        <w:t xml:space="preserve"> </w:t>
      </w:r>
      <w:r w:rsidR="00DE1B2D">
        <w:t>a</w:t>
      </w:r>
      <w:r w:rsidR="00AB2D9F">
        <w:t xml:space="preserve"> </w:t>
      </w:r>
      <w:r w:rsidR="00D45980">
        <w:t>smooth</w:t>
      </w:r>
      <w:r w:rsidR="00D26773">
        <w:t xml:space="preserve"> function of</w:t>
      </w:r>
      <w:r w:rsidR="00F31A76">
        <w:t xml:space="preserve"> day-of year, year and total length of </w:t>
      </w:r>
      <w:r w:rsidR="00D26773">
        <w:t xml:space="preserve">a linear function of the </w:t>
      </w:r>
      <w:r w:rsidR="00DE48CE">
        <w:t>duration of the session</w:t>
      </w:r>
      <w:r w:rsidRPr="00970352">
        <w:t>. The fitted model</w:t>
      </w:r>
      <w:r w:rsidR="4AD144E5" w:rsidRPr="00970352">
        <w:t xml:space="preserve"> for the default case (156</w:t>
      </w:r>
      <w:r w:rsidR="00877F7A">
        <w:t xml:space="preserve"> </w:t>
      </w:r>
      <w:r w:rsidR="4AD144E5" w:rsidRPr="00970352">
        <w:t xml:space="preserve">m of nets and </w:t>
      </w:r>
      <w:r w:rsidR="00356B6A">
        <w:t xml:space="preserve">session duration of </w:t>
      </w:r>
      <w:r w:rsidR="4AD144E5" w:rsidRPr="00970352">
        <w:t>4</w:t>
      </w:r>
      <w:r w:rsidR="00877F7A">
        <w:t xml:space="preserve"> </w:t>
      </w:r>
      <w:r w:rsidR="4AD144E5" w:rsidRPr="00970352">
        <w:t>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/session</w:t>
      </w:r>
      <w:r w:rsidR="00CA1483">
        <w:t xml:space="preserve"> on average</w:t>
      </w:r>
      <w:r w:rsidRPr="00970352">
        <w:t xml:space="preserve">.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69053928" w:rsidR="004267BA" w:rsidRPr="00970352" w:rsidRDefault="004267BA" w:rsidP="006606DD">
      <w:pPr>
        <w:pStyle w:val="Figure"/>
      </w:pPr>
      <w:bookmarkStart w:id="18" w:name="_Ref55662176"/>
      <w:r w:rsidRPr="00970352">
        <w:t xml:space="preserve">Figure </w:t>
      </w:r>
      <w:r w:rsidRPr="00970352">
        <w:fldChar w:fldCharType="begin"/>
      </w:r>
      <w:r w:rsidRPr="00970352">
        <w:instrText>SEQ Figure \* ARABIC</w:instrText>
      </w:r>
      <w:r w:rsidRPr="00970352">
        <w:fldChar w:fldCharType="separate"/>
      </w:r>
      <w:r w:rsidR="00EC06EC">
        <w:rPr>
          <w:noProof/>
        </w:rPr>
        <w:t>1</w:t>
      </w:r>
      <w:r w:rsidRPr="00970352">
        <w:fldChar w:fldCharType="end"/>
      </w:r>
      <w:bookmarkEnd w:id="18"/>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r w:rsidR="006447E0" w:rsidRPr="00970352">
        <w:t>colour</w:t>
      </w:r>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76816139"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7346E1FA" w:rsidRPr="00970352">
        <w:t>in order</w:t>
      </w:r>
      <w:r w:rsidR="00F653EA" w:rsidRPr="00970352">
        <w:t xml:space="preserve"> 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w:t>
      </w:r>
      <w:r w:rsidR="00CA1483">
        <w:t xml:space="preserve">so does </w:t>
      </w:r>
      <w:r w:rsidR="00BE0023" w:rsidRPr="00970352">
        <w:t xml:space="preserve">the </w:t>
      </w:r>
      <w:r w:rsidR="00423584" w:rsidRPr="00970352">
        <w:t>recapture rate</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w:t>
      </w:r>
      <w:r w:rsidR="00CA1483">
        <w:t>s</w:t>
      </w:r>
      <w:r w:rsidR="00F36C5A" w:rsidRPr="00970352">
        <w:t xml:space="preserve">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RCRC</w:t>
      </w:r>
      <w:r w:rsidR="00CA1483">
        <w:t>s</w:t>
      </w:r>
      <w:r w:rsidRPr="00970352">
        <w:t xml:space="preserve">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350E340B" w:rsidR="009E6A5A" w:rsidRPr="00970352" w:rsidRDefault="001B5266" w:rsidP="006606DD">
      <w:pPr>
        <w:pStyle w:val="Figure"/>
      </w:pPr>
      <w:bookmarkStart w:id="19" w:name="_Ref55662186"/>
      <w:r w:rsidRPr="00970352">
        <w:t xml:space="preserve">Figure </w:t>
      </w:r>
      <w:r w:rsidRPr="00970352">
        <w:fldChar w:fldCharType="begin"/>
      </w:r>
      <w:r w:rsidRPr="00970352">
        <w:instrText>SEQ Figure \* ARABIC</w:instrText>
      </w:r>
      <w:r w:rsidRPr="00970352">
        <w:fldChar w:fldCharType="separate"/>
      </w:r>
      <w:r w:rsidR="00EC06EC">
        <w:rPr>
          <w:noProof/>
        </w:rPr>
        <w:t>2</w:t>
      </w:r>
      <w:r w:rsidRPr="00970352">
        <w:fldChar w:fldCharType="end"/>
      </w:r>
      <w:bookmarkEnd w:id="19"/>
      <w:r w:rsidRPr="00970352">
        <w:t xml:space="preserve">: </w:t>
      </w:r>
      <w:r w:rsidR="00EB750E" w:rsidRPr="00970352">
        <w:t xml:space="preserve">The probability of capturing a new bird (i.e., a bird not yet captured </w:t>
      </w:r>
      <w:r w:rsidR="004060BB">
        <w:t>in the current</w:t>
      </w:r>
      <w:r w:rsidR="00EB750E" w:rsidRPr="00970352">
        <w:t xml:space="preserve"> year) as </w:t>
      </w:r>
      <w:r w:rsidR="004060BB">
        <w:t xml:space="preserve">a function of </w:t>
      </w:r>
      <w:r w:rsidR="00EB750E" w:rsidRPr="00970352">
        <w:t>the number of RCRC capture increases.</w:t>
      </w:r>
      <w:r w:rsidR="00EB750E">
        <w:t xml:space="preserve"> </w:t>
      </w:r>
      <w:r w:rsidR="007F0510" w:rsidRPr="00970352">
        <w:t xml:space="preserve">The </w:t>
      </w:r>
      <w:commentRangeStart w:id="20"/>
      <w:commentRangeStart w:id="21"/>
      <w:r w:rsidR="001C6C0D" w:rsidRPr="00970352">
        <w:t xml:space="preserve">colour and size of the </w:t>
      </w:r>
      <w:r w:rsidR="0B9FB0C3" w:rsidRPr="00970352">
        <w:t>points</w:t>
      </w:r>
      <w:r w:rsidR="001C6C0D" w:rsidRPr="00970352">
        <w:t xml:space="preserve"> </w:t>
      </w:r>
      <w:commentRangeEnd w:id="20"/>
      <w:r w:rsidR="005A4771">
        <w:rPr>
          <w:rStyle w:val="CommentReference"/>
          <w:iCs w:val="0"/>
          <w:color w:val="auto"/>
        </w:rPr>
        <w:commentReference w:id="20"/>
      </w:r>
      <w:commentRangeEnd w:id="21"/>
      <w:r w:rsidR="00542E08">
        <w:rPr>
          <w:rStyle w:val="CommentReference"/>
          <w:iCs w:val="0"/>
          <w:color w:val="auto"/>
        </w:rPr>
        <w:commentReference w:id="21"/>
      </w:r>
      <w:r w:rsidR="001C6C0D" w:rsidRPr="00970352">
        <w:t xml:space="preserve">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p>
    <w:p w14:paraId="30C5ADA8" w14:textId="77777777" w:rsidR="00206363"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p>
    <w:p w14:paraId="468CC788" w14:textId="154A166D" w:rsidR="003C31A3" w:rsidRPr="00970352" w:rsidRDefault="009F6643" w:rsidP="003C31A3">
      <w:r w:rsidRPr="00970352">
        <w:t xml:space="preserve">In 2020, </w:t>
      </w:r>
      <w:r w:rsidR="00A20ADD">
        <w:t>27 ringing sessions were held with 1</w:t>
      </w:r>
      <w:r w:rsidR="00F70AAF">
        <w:t>56 m of mist nets, with a</w:t>
      </w:r>
      <w:r w:rsidR="00A833BC">
        <w:t xml:space="preserve">n average </w:t>
      </w:r>
      <w:r w:rsidR="00CC05E1">
        <w:t xml:space="preserve">duration of 3:45 (SD: </w:t>
      </w:r>
      <w:r w:rsidR="00A833BC">
        <w:t>0:59</w:t>
      </w:r>
      <w:r w:rsidR="00CC05E1">
        <w:t>)</w:t>
      </w:r>
      <w:r w:rsidR="005B4F35">
        <w:t>.</w:t>
      </w:r>
      <w:r w:rsidR="00CC05E1">
        <w:t xml:space="preserve"> </w:t>
      </w:r>
      <w:r w:rsidR="00D603A4">
        <w:t>A</w:t>
      </w:r>
      <w:r w:rsidR="00D603A4" w:rsidRPr="00970352">
        <w:t xml:space="preserve">s of </w:t>
      </w:r>
      <w:r w:rsidR="00D603A4">
        <w:t xml:space="preserve">the </w:t>
      </w:r>
      <w:r w:rsidR="00D603A4" w:rsidRPr="00970352">
        <w:t>1</w:t>
      </w:r>
      <w:r w:rsidR="00D603A4" w:rsidRPr="00D603A4">
        <w:rPr>
          <w:vertAlign w:val="superscript"/>
        </w:rPr>
        <w:t>st</w:t>
      </w:r>
      <w:r w:rsidR="00D603A4">
        <w:t xml:space="preserve"> of</w:t>
      </w:r>
      <w:r w:rsidR="00D603A4" w:rsidRPr="00970352">
        <w:t xml:space="preserve"> November</w:t>
      </w:r>
      <w:r w:rsidR="00D603A4">
        <w:t>, a total of 29 RCRC were capture</w:t>
      </w:r>
      <w:r w:rsidR="0015568E">
        <w:t xml:space="preserve"> </w:t>
      </w:r>
      <w:r w:rsidR="00D603A4">
        <w:t>from 23 unique individual</w:t>
      </w:r>
      <w:r w:rsidR="0015568E">
        <w:t>s</w:t>
      </w:r>
      <w:r w:rsidR="005B4F35">
        <w:t>. For the exact same information, the model predicted</w:t>
      </w:r>
      <w:r w:rsidR="68AAB668" w:rsidRPr="00970352">
        <w:t xml:space="preserve"> </w:t>
      </w:r>
      <w:r w:rsidR="005B4F35">
        <w:t xml:space="preserve">an expected </w:t>
      </w:r>
      <w:r w:rsidR="00B702A1">
        <w:t xml:space="preserve">total </w:t>
      </w:r>
      <w:r w:rsidR="002B18AC">
        <w:t xml:space="preserve">of 23.5 RCRC from </w:t>
      </w:r>
      <w:r w:rsidR="68AAB668" w:rsidRPr="00970352">
        <w:t>20</w:t>
      </w:r>
      <w:r w:rsidR="002B18AC">
        <w:t xml:space="preserve"> individuals</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43F38EB" w:rsidR="001B5266" w:rsidRPr="00970352" w:rsidRDefault="001B5266" w:rsidP="006606DD">
      <w:pPr>
        <w:pStyle w:val="Figure"/>
      </w:pPr>
      <w:bookmarkStart w:id="22" w:name="_Ref55662208"/>
      <w:r w:rsidRPr="00970352">
        <w:t xml:space="preserve">Figure </w:t>
      </w:r>
      <w:r w:rsidRPr="00970352">
        <w:fldChar w:fldCharType="begin"/>
      </w:r>
      <w:r w:rsidRPr="00970352">
        <w:instrText>SEQ Figure \* ARABIC</w:instrText>
      </w:r>
      <w:r w:rsidRPr="00970352">
        <w:fldChar w:fldCharType="separate"/>
      </w:r>
      <w:r w:rsidR="00EC06EC">
        <w:rPr>
          <w:noProof/>
        </w:rPr>
        <w:t>3</w:t>
      </w:r>
      <w:r w:rsidRPr="00970352">
        <w:fldChar w:fldCharType="end"/>
      </w:r>
      <w:bookmarkEnd w:id="22"/>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w:t>
      </w:r>
      <w:r w:rsidR="00CA1483">
        <w:t xml:space="preserve">to </w:t>
      </w:r>
      <w:r w:rsidR="005A118D" w:rsidRPr="00970352">
        <w:t>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w:t>
      </w:r>
      <w:r w:rsidR="00CA1483">
        <w:t xml:space="preserve">to </w:t>
      </w:r>
      <w:r w:rsidR="00CA4FCE" w:rsidRPr="00970352">
        <w:t xml:space="preserve">every 2 weeks) </w:t>
      </w:r>
      <w:r w:rsidR="2162829C" w:rsidRPr="00970352">
        <w:t xml:space="preserve">during </w:t>
      </w:r>
      <w:r w:rsidR="00CA4FCE" w:rsidRPr="00970352">
        <w:t xml:space="preserve">the rest of the year. </w:t>
      </w:r>
      <w:r w:rsidR="00F276D7" w:rsidRPr="00970352">
        <w:t xml:space="preserve">Finally, using the exact date, duration, </w:t>
      </w:r>
      <w:r w:rsidR="00CA1483">
        <w:t xml:space="preserve">and </w:t>
      </w:r>
      <w:r w:rsidR="00F276D7" w:rsidRPr="00970352">
        <w:t>net length used in 2020, the model prediction ‘2020 model’ can be compared to the actual data (‘2020 data’).</w:t>
      </w:r>
    </w:p>
    <w:p w14:paraId="53B4EF59" w14:textId="58B63D68" w:rsidR="00980B7D" w:rsidRPr="00970352" w:rsidRDefault="00B93441" w:rsidP="00BA0A02">
      <w:pPr>
        <w:pStyle w:val="Heading2"/>
      </w:pPr>
      <w:r>
        <w:t>R</w:t>
      </w:r>
      <w:r w:rsidR="00980B7D" w:rsidRPr="00970352">
        <w:t xml:space="preserve">ecapture </w:t>
      </w:r>
      <w:r>
        <w:t>model</w:t>
      </w:r>
    </w:p>
    <w:p w14:paraId="0B75BDB4" w14:textId="0627F834" w:rsidR="0090022F"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00C06A60">
        <w:t>(including recapture the same year)</w:t>
      </w:r>
      <w:r w:rsidR="00383566">
        <w:t>. Wh</w:t>
      </w:r>
      <w:r w:rsidR="0021398B">
        <w:t xml:space="preserve">en </w:t>
      </w:r>
      <w:r w:rsidR="00735CDC">
        <w:t>considering the</w:t>
      </w:r>
      <w:r w:rsidR="00383566">
        <w:t xml:space="preserve"> </w:t>
      </w:r>
      <w:r w:rsidR="00291B2C">
        <w:t>3</w:t>
      </w:r>
      <w:r w:rsidR="00383566">
        <w:t>01</w:t>
      </w:r>
      <w:r w:rsidR="00291B2C">
        <w:t xml:space="preserve"> capture</w:t>
      </w:r>
      <w:r w:rsidR="00CA1483">
        <w:t xml:space="preserve"> events</w:t>
      </w:r>
      <w:r w:rsidR="00383566">
        <w:t xml:space="preserve"> (including same individuals)</w:t>
      </w:r>
      <w:r w:rsidR="00291B2C">
        <w:t xml:space="preserve">, </w:t>
      </w:r>
      <w:r w:rsidR="00383566" w:rsidRPr="00970352">
        <w:t xml:space="preserve">the </w:t>
      </w:r>
      <w:r w:rsidR="00383566">
        <w:t xml:space="preserve">general </w:t>
      </w:r>
      <w:r w:rsidR="00383566" w:rsidRPr="00970352">
        <w:t>recapture rate increases to 47%</w:t>
      </w:r>
      <w:r w:rsidR="00735CDC">
        <w:t xml:space="preserve">. However, looking at captures with recapture in </w:t>
      </w:r>
      <w:r w:rsidR="00385024">
        <w:t>any subsequent year</w:t>
      </w:r>
      <w:r w:rsidR="00735CDC">
        <w:t xml:space="preserve">, </w:t>
      </w:r>
      <w:r w:rsidR="00575593">
        <w:t>the recapture rate is 30%.</w:t>
      </w:r>
      <w:r w:rsidR="00383566" w:rsidRPr="00970352">
        <w:t xml:space="preserve"> </w:t>
      </w:r>
      <w:r w:rsidR="00383566">
        <w:t xml:space="preserve"> </w:t>
      </w:r>
      <w:r w:rsidR="001B2CD8">
        <w:t xml:space="preserve">In the rest of the study, </w:t>
      </w:r>
      <w:r w:rsidR="00385024">
        <w:t>we employ the lat</w:t>
      </w:r>
      <w:r w:rsidR="00CA1483">
        <w:t>t</w:t>
      </w:r>
      <w:r w:rsidR="00385024">
        <w:t xml:space="preserve">er definition of </w:t>
      </w:r>
      <w:r w:rsidR="001B2CD8">
        <w:t xml:space="preserve">recapture rate </w:t>
      </w:r>
      <w:r w:rsidR="00950EF7">
        <w:t>to eliminate intra-season recaptures and consider only</w:t>
      </w:r>
      <w:r w:rsidR="00385024">
        <w:t xml:space="preserve"> </w:t>
      </w:r>
      <w:r w:rsidR="00950EF7">
        <w:t xml:space="preserve">recaptures in </w:t>
      </w:r>
      <w:r w:rsidR="003C53CC">
        <w:t>subsequent year</w:t>
      </w:r>
      <w:r w:rsidR="0047136F">
        <w:t>s</w:t>
      </w:r>
      <w:r w:rsidR="00950EF7">
        <w:t>, when geolocators can be retrieved</w:t>
      </w:r>
      <w:r w:rsidR="003C53CC">
        <w:t xml:space="preserve">. </w:t>
      </w:r>
    </w:p>
    <w:p w14:paraId="181847F2" w14:textId="55CECD6E" w:rsidR="003B0821" w:rsidRDefault="467DC970" w:rsidP="00BA0A02">
      <w:r w:rsidRPr="00970352">
        <w:t>In gen</w:t>
      </w:r>
      <w:r w:rsidR="00E53E47">
        <w:t>e</w:t>
      </w:r>
      <w:r w:rsidRPr="00970352">
        <w:t xml:space="preserve">ral, </w:t>
      </w:r>
      <w:r w:rsidR="00771BD3" w:rsidRPr="00970352">
        <w:t>adult</w:t>
      </w:r>
      <w:r w:rsidR="1078AE7C" w:rsidRPr="00970352">
        <w:t>s</w:t>
      </w:r>
      <w:r w:rsidR="00771BD3" w:rsidRPr="00970352">
        <w:t xml:space="preserve"> </w:t>
      </w:r>
      <w:r w:rsidR="5A25038B" w:rsidRPr="00970352">
        <w:t>show</w:t>
      </w:r>
      <w:r w:rsidR="00771BD3" w:rsidRPr="00970352">
        <w:t xml:space="preserve"> a </w:t>
      </w:r>
      <w:r w:rsidR="00850419">
        <w:t>slightly</w:t>
      </w:r>
      <w:r w:rsidR="00771BD3" w:rsidRPr="00970352">
        <w:t xml:space="preserve"> 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r w:rsidR="00980B7D"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00980B7D" w:rsidRPr="00970352">
        <w:t xml:space="preserve">, the recapture rate </w:t>
      </w:r>
      <w:r w:rsidR="00286C6A">
        <w:t>in</w:t>
      </w:r>
      <w:r w:rsidR="00195FAB">
        <w:t xml:space="preserve"> subsequent year</w:t>
      </w:r>
      <w:r w:rsidR="00286C6A">
        <w:t>s</w:t>
      </w:r>
      <w:r w:rsidR="00195FAB">
        <w:t xml:space="preserve"> </w:t>
      </w:r>
      <w:r w:rsidR="00980B7D" w:rsidRPr="00970352">
        <w:t xml:space="preserve">shows </w:t>
      </w:r>
      <w:r w:rsidR="00050EC1">
        <w:t xml:space="preserve">that </w:t>
      </w:r>
      <w:r w:rsidR="00E53E47">
        <w:t xml:space="preserve">birds equipped later in the year are </w:t>
      </w:r>
      <w:r w:rsidR="00286C6A">
        <w:t>twice as</w:t>
      </w:r>
      <w:r w:rsidR="00E53E47">
        <w:t xml:space="preserve"> likely to be recaptured</w:t>
      </w:r>
      <w:r w:rsidR="001572BF">
        <w:t>, with a recapture rate increasing from 25% to almost 50%</w:t>
      </w:r>
      <w:r w:rsidR="00980B7D" w:rsidRPr="00970352">
        <w:t>. Separating adult</w:t>
      </w:r>
      <w:r w:rsidR="7569AA16" w:rsidRPr="00970352">
        <w:t>s</w:t>
      </w:r>
      <w:r w:rsidR="00980B7D" w:rsidRPr="00970352">
        <w:t xml:space="preserve"> from juvenile</w:t>
      </w:r>
      <w:r w:rsidR="7634C45A" w:rsidRPr="00970352">
        <w:t>s</w:t>
      </w:r>
      <w:r w:rsidR="00980B7D" w:rsidRPr="00970352">
        <w:t xml:space="preserve"> allows </w:t>
      </w:r>
      <w:r w:rsidR="67B4DEFB" w:rsidRPr="00970352">
        <w:t xml:space="preserve">us </w:t>
      </w:r>
      <w:r w:rsidR="00980B7D" w:rsidRPr="00970352">
        <w:t xml:space="preserve">to identify </w:t>
      </w:r>
      <w:r w:rsidR="61B7BB3F" w:rsidRPr="00970352">
        <w:t>further</w:t>
      </w:r>
      <w:r w:rsidR="00980B7D" w:rsidRPr="00970352">
        <w:t xml:space="preserve"> trend</w:t>
      </w:r>
      <w:r w:rsidR="00CD3819" w:rsidRPr="00970352">
        <w:t>s</w:t>
      </w:r>
      <w:r w:rsidR="0065793E"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701F4B4B" w14:textId="37EE5941" w:rsidR="002A6A2D" w:rsidRPr="00970352" w:rsidRDefault="002A6A2D" w:rsidP="002A6A2D">
      <w:r>
        <w:t>Finally, a RCRC which has already been capture</w:t>
      </w:r>
      <w:r w:rsidR="00286C6A">
        <w:t>d</w:t>
      </w:r>
      <w:r>
        <w:t xml:space="preserve"> in the past ha</w:t>
      </w:r>
      <w:r w:rsidR="00286C6A">
        <w:t>s</w:t>
      </w:r>
      <w:r>
        <w:t xml:space="preserve"> a higher recapture rate (36%) compare</w:t>
      </w:r>
      <w:ins w:id="23" w:author="Matthew Sjaarda" w:date="2020-12-01T21:22:00Z">
        <w:r w:rsidR="00F53D0A">
          <w:t>d</w:t>
        </w:r>
      </w:ins>
      <w:r>
        <w:t xml:space="preserve"> to a bird without a ring (24%).</w:t>
      </w:r>
    </w:p>
    <w:p w14:paraId="617F6A56" w14:textId="77777777" w:rsidR="002A6A2D" w:rsidRPr="00970352" w:rsidRDefault="002A6A2D" w:rsidP="00BA0A02"/>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3F9469FC" w:rsidR="0011122F" w:rsidRDefault="001F557D" w:rsidP="001F557D">
      <w:pPr>
        <w:pStyle w:val="Figure"/>
      </w:pPr>
      <w:bookmarkStart w:id="24" w:name="_Ref57222254"/>
      <w:bookmarkStart w:id="25" w:name="_Ref55578047"/>
      <w:r>
        <w:t xml:space="preserve">Figure </w:t>
      </w:r>
      <w:r>
        <w:fldChar w:fldCharType="begin"/>
      </w:r>
      <w:r>
        <w:instrText>SEQ Figure \* ARABIC</w:instrText>
      </w:r>
      <w:r>
        <w:fldChar w:fldCharType="separate"/>
      </w:r>
      <w:r w:rsidR="00EC06EC">
        <w:rPr>
          <w:noProof/>
        </w:rPr>
        <w:t>4</w:t>
      </w:r>
      <w:r>
        <w:fldChar w:fldCharType="end"/>
      </w:r>
      <w:bookmarkEnd w:id="24"/>
      <w:r>
        <w:t xml:space="preserve">: </w:t>
      </w:r>
      <w:r w:rsidR="00325E91">
        <w:t xml:space="preserve">Comparison of </w:t>
      </w:r>
      <w:r w:rsidR="005B05F9">
        <w:t>a</w:t>
      </w:r>
      <w:r w:rsidR="00325E91">
        <w:t>dult (green) and juvenile (</w:t>
      </w:r>
      <w:r w:rsidR="005B05F9">
        <w:t xml:space="preserve">yellow) trend in (a) recapture rate </w:t>
      </w:r>
      <w:r w:rsidR="001A30EE">
        <w:t>in</w:t>
      </w:r>
      <w:r w:rsidR="00FB1B50">
        <w:t xml:space="preserve"> subsequent year </w:t>
      </w:r>
      <w:r w:rsidR="005B05F9">
        <w:t xml:space="preserve">and (b) number of captures per session </w:t>
      </w:r>
      <w:r w:rsidR="57BAC9E1">
        <w:t xml:space="preserve">throughout </w:t>
      </w:r>
      <w:r w:rsidR="005B05F9">
        <w:t>the year.</w:t>
      </w:r>
      <w:r w:rsidR="00325E91">
        <w:t xml:space="preserve"> </w:t>
      </w:r>
      <w:bookmarkEnd w:id="25"/>
    </w:p>
    <w:p w14:paraId="1D530651" w14:textId="14439DB1" w:rsidR="002E6EED" w:rsidRPr="00970352" w:rsidRDefault="002E6EED" w:rsidP="00BA0A02">
      <w:pPr>
        <w:pStyle w:val="Heading1"/>
      </w:pPr>
      <w:r w:rsidRPr="00970352">
        <w:t>Discussion</w:t>
      </w:r>
    </w:p>
    <w:p w14:paraId="35450294" w14:textId="558D3018" w:rsidR="002262B1"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247AFAB0" w14:textId="50721CA6" w:rsidR="00EB5D05" w:rsidRDefault="00B93441" w:rsidP="00B93441">
      <w:pPr>
        <w:pStyle w:val="Heading2"/>
      </w:pPr>
      <w:r>
        <w:t xml:space="preserve">How many </w:t>
      </w:r>
      <w:r w:rsidR="00247D72">
        <w:t>captures</w:t>
      </w:r>
      <w:r>
        <w:t>?</w:t>
      </w:r>
    </w:p>
    <w:p w14:paraId="183D76D1" w14:textId="623D4D0A" w:rsidR="009148E8" w:rsidRPr="00970352" w:rsidRDefault="00D82C81" w:rsidP="002262B1">
      <w:r>
        <w:t>The method outlined above allows us</w:t>
      </w:r>
      <w:r w:rsidR="00771EAF">
        <w:t xml:space="preserve"> to estimate</w:t>
      </w:r>
      <w:r w:rsidR="009903D0">
        <w:t xml:space="preserve"> the total number of </w:t>
      </w:r>
      <w:r w:rsidR="00771EAF">
        <w:t>individual bird</w:t>
      </w:r>
      <w:r>
        <w:t>s</w:t>
      </w:r>
      <w:r w:rsidR="00771EAF">
        <w:t xml:space="preserve"> that can be captured and equipped with geolocator</w:t>
      </w:r>
      <w:r>
        <w:t>s</w:t>
      </w:r>
      <w:r w:rsidR="00771EAF">
        <w:t xml:space="preserve"> during a single season. T</w:t>
      </w:r>
      <w:r w:rsidR="006B402D">
        <w:t xml:space="preserve">his method </w:t>
      </w:r>
      <w:r w:rsidR="00771EAF">
        <w:t xml:space="preserve">can </w:t>
      </w:r>
      <w:r w:rsidR="006B402D">
        <w:t xml:space="preserve">predict </w:t>
      </w:r>
      <w:r w:rsidR="006B402D" w:rsidRPr="00F53D0A">
        <w:rPr>
          <w:highlight w:val="yellow"/>
          <w:rPrChange w:id="26" w:author="Matthew Sjaarda" w:date="2020-12-01T21:23:00Z">
            <w:rPr/>
          </w:rPrChange>
        </w:rPr>
        <w:t>this</w:t>
      </w:r>
      <w:r w:rsidR="006B402D">
        <w:t xml:space="preserve"> number for</w:t>
      </w:r>
      <w:r w:rsidR="00771EAF">
        <w:t xml:space="preserve"> any </w:t>
      </w:r>
      <w:r w:rsidR="006B402D">
        <w:t xml:space="preserve">ringing </w:t>
      </w:r>
      <w:r w:rsidR="00771EAF">
        <w:t>schedule (number of se</w:t>
      </w:r>
      <w:r>
        <w:t>ssions</w:t>
      </w:r>
      <w:r w:rsidR="00771EAF">
        <w:t xml:space="preserve"> along the year, </w:t>
      </w:r>
      <w:r w:rsidR="00464AD2">
        <w:lastRenderedPageBreak/>
        <w:t>length</w:t>
      </w:r>
      <w:r w:rsidR="00771EAF">
        <w:t xml:space="preserve"> of nets, </w:t>
      </w:r>
      <w:r w:rsidR="00464AD2">
        <w:t xml:space="preserve">and </w:t>
      </w:r>
      <w:r w:rsidR="00771EAF">
        <w:t xml:space="preserve">session duration). </w:t>
      </w:r>
    </w:p>
    <w:p w14:paraId="2EF15293" w14:textId="11F6EA79" w:rsidR="00286C6A" w:rsidRDefault="009148E8" w:rsidP="00286C6A">
      <w:pPr>
        <w:spacing w:after="120"/>
      </w:pPr>
      <w:r>
        <w:t>In addition, t</w:t>
      </w:r>
      <w:r w:rsidR="00F23893">
        <w:t xml:space="preserve">he </w:t>
      </w:r>
      <w:r w:rsidR="00E27188">
        <w:t xml:space="preserve">capture </w:t>
      </w:r>
      <w:r w:rsidR="00C347DC">
        <w:t>model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E27188">
        <w:t>CRC</w:t>
      </w:r>
      <w:r w:rsidR="00E53E47">
        <w:t xml:space="preserve"> </w:t>
      </w:r>
      <w:r w:rsidR="3FAE5473">
        <w:t>captured</w:t>
      </w:r>
      <w:r w:rsidR="00C347DC">
        <w:t xml:space="preserve">. </w:t>
      </w:r>
      <w:r w:rsidR="0005263A">
        <w:t>Increasing the duration of ringing session</w:t>
      </w:r>
      <w:r w:rsidR="6466E820">
        <w:t>s</w:t>
      </w:r>
      <w:r w:rsidR="0005263A">
        <w:t xml:space="preserve"> from </w:t>
      </w:r>
      <w:r w:rsidR="00286C6A">
        <w:t>four</w:t>
      </w:r>
      <w:r w:rsidR="0005263A">
        <w:t xml:space="preserve"> to </w:t>
      </w:r>
      <w:r w:rsidR="00286C6A">
        <w:t xml:space="preserve">six </w:t>
      </w:r>
      <w:r w:rsidR="00542E3D">
        <w:t>h</w:t>
      </w:r>
      <w:r w:rsidR="00286C6A">
        <w:t>ours</w:t>
      </w:r>
      <w:r w:rsidR="0005263A">
        <w:t xml:space="preserve"> and increasing the </w:t>
      </w:r>
      <w:r w:rsidR="1AE4E183">
        <w:t xml:space="preserve">length </w:t>
      </w:r>
      <w:r w:rsidR="009F397B">
        <w:t>of nets 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w:t>
      </w:r>
      <w:del w:id="27" w:author="Matthew Sjaarda" w:date="2020-12-01T21:27:00Z">
        <w:r w:rsidR="00C32D31" w:rsidDel="00F53D0A">
          <w:delText xml:space="preserve">first </w:delText>
        </w:r>
      </w:del>
      <w:ins w:id="28" w:author="Matthew Sjaarda" w:date="2020-12-01T21:27:00Z">
        <w:r w:rsidR="00F53D0A">
          <w:t>early</w:t>
        </w:r>
        <w:r w:rsidR="00F53D0A">
          <w:t xml:space="preserve"> </w:t>
        </w:r>
      </w:ins>
      <w:r w:rsidR="00C32D31">
        <w:t>hours of the day</w:t>
      </w:r>
      <w:r w:rsidR="61C1AE12">
        <w:t>,</w:t>
      </w:r>
      <w:r w:rsidR="00C32D31">
        <w:t xml:space="preserve"> and that additional nets are </w:t>
      </w:r>
      <w:del w:id="29" w:author="Matthew Sjaarda" w:date="2020-12-01T21:27:00Z">
        <w:r w:rsidR="00C302CC" w:rsidDel="00F53D0A">
          <w:delText>no</w:delText>
        </w:r>
        <w:r w:rsidR="5954C386" w:rsidDel="00F53D0A">
          <w:delText xml:space="preserve"> longer</w:delText>
        </w:r>
        <w:r w:rsidR="00C302CC" w:rsidDel="00F53D0A">
          <w:delText xml:space="preserve"> located in </w:delText>
        </w:r>
        <w:r w:rsidR="00286C6A" w:rsidDel="00F53D0A">
          <w:delText>an</w:delText>
        </w:r>
      </w:del>
      <w:ins w:id="30" w:author="Matthew Sjaarda" w:date="2020-12-01T21:27:00Z">
        <w:r w:rsidR="00F53D0A">
          <w:t>placed in successively sub-</w:t>
        </w:r>
      </w:ins>
      <w:del w:id="31" w:author="Matthew Sjaarda" w:date="2020-12-01T21:27:00Z">
        <w:r w:rsidR="00286C6A" w:rsidDel="00F53D0A">
          <w:delText xml:space="preserve"> </w:delText>
        </w:r>
      </w:del>
      <w:r w:rsidR="00C302CC">
        <w:t>optimal habitat</w:t>
      </w:r>
      <w:ins w:id="32" w:author="Matthew Sjaarda" w:date="2020-12-01T21:28:00Z">
        <w:r w:rsidR="00F53D0A">
          <w:t>s</w:t>
        </w:r>
      </w:ins>
      <w:r w:rsidR="00C302CC">
        <w:t xml:space="preserve">. </w:t>
      </w:r>
      <w:r w:rsidR="20C07284">
        <w:t xml:space="preserve">By </w:t>
      </w:r>
      <w:r w:rsidR="00B624B5">
        <w:t>contrast, increasing the number of session</w:t>
      </w:r>
      <w:r w:rsidR="7129602C">
        <w:t xml:space="preserve">s </w:t>
      </w:r>
      <w:r w:rsidR="00B624B5">
        <w:t>a</w:t>
      </w:r>
      <w:r w:rsidR="003C7FB4">
        <w:t xml:space="preserve">s well as </w:t>
      </w:r>
      <w:del w:id="33" w:author="Matthew Sjaarda" w:date="2020-12-01T21:28:00Z">
        <w:r w:rsidR="003C7FB4" w:rsidDel="00F53D0A">
          <w:delText xml:space="preserve">choosing </w:delText>
        </w:r>
      </w:del>
      <w:ins w:id="34" w:author="Matthew Sjaarda" w:date="2020-12-01T21:28:00Z">
        <w:r w:rsidR="00F53D0A">
          <w:t>selecting</w:t>
        </w:r>
        <w:r w:rsidR="00F53D0A">
          <w:t xml:space="preserve"> </w:t>
        </w:r>
      </w:ins>
      <w:r w:rsidR="003C7FB4">
        <w:t xml:space="preserve">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r w:rsidR="007235BC">
        <w:t xml:space="preserve">This model allows us to identify </w:t>
      </w:r>
      <w:r w:rsidR="0077047A">
        <w:t>an</w:t>
      </w:r>
      <w:r w:rsidR="007235BC">
        <w:t xml:space="preserve"> </w:t>
      </w:r>
      <w:r w:rsidR="00920F52">
        <w:t>optim</w:t>
      </w:r>
      <w:r w:rsidR="007235BC">
        <w:t xml:space="preserve">al </w:t>
      </w:r>
      <w:r w:rsidR="0077047A">
        <w:t xml:space="preserve">ringing </w:t>
      </w:r>
      <w:r w:rsidR="0007263F">
        <w:t>schedule</w:t>
      </w:r>
      <w:r w:rsidR="001A2A4E">
        <w:t xml:space="preserve">, </w:t>
      </w:r>
      <w:r w:rsidR="0007263F">
        <w:t>with the</w:t>
      </w:r>
      <w:r w:rsidR="00043ED8">
        <w:t xml:space="preserve"> highe</w:t>
      </w:r>
      <w:r w:rsidR="0007263F">
        <w:t>st</w:t>
      </w:r>
      <w:r w:rsidR="00043ED8">
        <w:t xml:space="preserve"> number of RCRC captured (22 vs 16) </w:t>
      </w:r>
      <w:r w:rsidR="0007263F">
        <w:t>for</w:t>
      </w:r>
      <w:r w:rsidR="00043ED8">
        <w:t xml:space="preserve"> </w:t>
      </w:r>
      <w:r w:rsidR="0007263F">
        <w:t xml:space="preserve">the fewest </w:t>
      </w:r>
      <w:r w:rsidR="00043ED8">
        <w:t>ringing session</w:t>
      </w:r>
      <w:r w:rsidR="0007263F">
        <w:t>s</w:t>
      </w:r>
      <w:r w:rsidR="00043ED8">
        <w:t xml:space="preserve"> (</w:t>
      </w:r>
      <w:r w:rsidR="009B634D">
        <w:t>31 vs 37</w:t>
      </w:r>
      <w:r w:rsidR="00043ED8">
        <w:t>)</w:t>
      </w:r>
      <w:r w:rsidR="00920F52">
        <w:t xml:space="preserve"> </w:t>
      </w:r>
      <w:r w:rsidR="001A2A4E">
        <w:t>(</w:t>
      </w:r>
      <w:r w:rsidR="00812086">
        <w:fldChar w:fldCharType="begin"/>
      </w:r>
      <w:r w:rsidR="00812086">
        <w:instrText xml:space="preserve"> REF _Ref55662208 \h </w:instrText>
      </w:r>
      <w:r w:rsidR="00812086">
        <w:fldChar w:fldCharType="separate"/>
      </w:r>
      <w:r w:rsidR="00812086" w:rsidRPr="00970352">
        <w:t xml:space="preserve">Figure </w:t>
      </w:r>
      <w:r w:rsidR="00812086" w:rsidRPr="00970352">
        <w:rPr>
          <w:noProof/>
        </w:rPr>
        <w:t>3</w:t>
      </w:r>
      <w:r w:rsidR="00812086">
        <w:fldChar w:fldCharType="end"/>
      </w:r>
      <w:r w:rsidR="001A2A4E">
        <w:t>).</w:t>
      </w:r>
    </w:p>
    <w:p w14:paraId="3C9508AF" w14:textId="254659B7" w:rsidR="00C64214" w:rsidRPr="00970352" w:rsidRDefault="00C615C7" w:rsidP="00286C6A">
      <w:pPr>
        <w:spacing w:after="120"/>
      </w:pPr>
      <w:r w:rsidRPr="00970352">
        <w:t xml:space="preserve">In 2020, the initial plan was to ring </w:t>
      </w:r>
      <w:r w:rsidR="5EFE0144" w:rsidRPr="00970352">
        <w:t xml:space="preserve">at </w:t>
      </w:r>
      <w:del w:id="35" w:author="Matthew Sjaarda" w:date="2020-12-01T21:29:00Z">
        <w:r w:rsidR="5EFE0144" w:rsidRPr="00970352" w:rsidDel="00F53D0A">
          <w:delText xml:space="preserve">least </w:delText>
        </w:r>
      </w:del>
      <w:ins w:id="36" w:author="Matthew Sjaarda" w:date="2020-12-01T21:29:00Z">
        <w:r w:rsidR="00F53D0A">
          <w:t>minimum</w:t>
        </w:r>
        <w:r w:rsidR="00F53D0A" w:rsidRPr="00970352">
          <w:t xml:space="preserve"> </w:t>
        </w:r>
      </w:ins>
      <w:r w:rsidR="00A60D92" w:rsidRPr="00970352">
        <w:t xml:space="preserve">every </w:t>
      </w:r>
      <w:r w:rsidR="00286C6A">
        <w:t>two</w:t>
      </w:r>
      <w:r w:rsidR="00A60D92" w:rsidRPr="00970352">
        <w:t xml:space="preserve">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247D72">
        <w:t>capture</w:t>
      </w:r>
      <w:r w:rsidR="00A60D92" w:rsidRPr="00970352">
        <w:t xml:space="preserve">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286C6A">
        <w:t xml:space="preserve"> individuals</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del w:id="37" w:author="Matthew Sjaarda" w:date="2020-12-01T21:29:00Z">
        <w:r w:rsidRPr="00970352" w:rsidDel="00F53D0A">
          <w:delText xml:space="preserve">choose </w:delText>
        </w:r>
      </w:del>
      <w:ins w:id="38" w:author="Matthew Sjaarda" w:date="2020-12-01T21:29:00Z">
        <w:r w:rsidR="00F53D0A">
          <w:t>select</w:t>
        </w:r>
        <w:r w:rsidR="00F53D0A" w:rsidRPr="00970352">
          <w:t xml:space="preserve"> </w:t>
        </w:r>
      </w:ins>
      <w:r w:rsidRPr="00970352">
        <w:t>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1995A864" w14:textId="0EFD9E91" w:rsidR="00B93441" w:rsidRDefault="00B93441" w:rsidP="00B93441">
      <w:pPr>
        <w:pStyle w:val="Heading2"/>
      </w:pPr>
      <w:r>
        <w:t>How to improve recapture</w:t>
      </w:r>
      <w:r w:rsidR="00D660BA">
        <w:t xml:space="preserve"> rates</w:t>
      </w:r>
      <w:r>
        <w:t>?</w:t>
      </w:r>
    </w:p>
    <w:p w14:paraId="289B9EEC" w14:textId="7BC98807" w:rsidR="00DF5C20" w:rsidRDefault="005B09EC" w:rsidP="00B93441">
      <w:r>
        <w:t xml:space="preserve">For the geolocator study to be successful, not only do we need to </w:t>
      </w:r>
      <w:r w:rsidR="00494162">
        <w:t>maximize</w:t>
      </w:r>
      <w:r w:rsidR="006653EA">
        <w:t xml:space="preserve"> the</w:t>
      </w:r>
      <w:r w:rsidR="00494162">
        <w:t xml:space="preserve"> number of birds equipped (with </w:t>
      </w:r>
      <w:del w:id="39" w:author="Matthew Sjaarda" w:date="2020-12-01T21:30:00Z">
        <w:r w:rsidR="00494162" w:rsidDel="00F53D0A">
          <w:delText xml:space="preserve">minimum </w:delText>
        </w:r>
      </w:del>
      <w:ins w:id="40" w:author="Matthew Sjaarda" w:date="2020-12-01T21:30:00Z">
        <w:r w:rsidR="00F53D0A">
          <w:t>minim</w:t>
        </w:r>
        <w:r w:rsidR="00F53D0A">
          <w:t>al</w:t>
        </w:r>
        <w:r w:rsidR="00F53D0A">
          <w:t xml:space="preserve"> </w:t>
        </w:r>
      </w:ins>
      <w:r w:rsidR="00494162">
        <w:t>ringing effort)</w:t>
      </w:r>
      <w:r w:rsidR="006B0B6B">
        <w:t xml:space="preserve">, but </w:t>
      </w:r>
      <w:r w:rsidR="008A4406">
        <w:t xml:space="preserve">also </w:t>
      </w:r>
      <w:r w:rsidR="006653EA">
        <w:t>optimize the</w:t>
      </w:r>
      <w:r w:rsidR="008A4406">
        <w:t>ir</w:t>
      </w:r>
      <w:r w:rsidR="006653EA">
        <w:t xml:space="preserve"> </w:t>
      </w:r>
      <w:r w:rsidR="006B0B6B">
        <w:t>recapture</w:t>
      </w:r>
      <w:r w:rsidR="006653EA">
        <w:t xml:space="preserve"> (i.e. number of geolocators retrieved)</w:t>
      </w:r>
      <w:r w:rsidR="006B0B6B">
        <w:t xml:space="preserve">. </w:t>
      </w:r>
      <w:r w:rsidR="00D87414">
        <w:t xml:space="preserve">We </w:t>
      </w:r>
      <w:r w:rsidR="00515940">
        <w:t>analysed the recapture data for two parameters</w:t>
      </w:r>
      <w:ins w:id="41" w:author="Matthew Sjaarda" w:date="2020-12-01T21:30:00Z">
        <w:r w:rsidR="00F53D0A">
          <w:t>:</w:t>
        </w:r>
      </w:ins>
      <w:r w:rsidR="00515940">
        <w:t xml:space="preserve"> </w:t>
      </w:r>
      <w:del w:id="42" w:author="Matthew Sjaarda" w:date="2020-12-01T21:30:00Z">
        <w:r w:rsidR="00515940" w:rsidDel="00F53D0A">
          <w:delText>(</w:delText>
        </w:r>
      </w:del>
      <w:r w:rsidR="00515940">
        <w:t>age class</w:t>
      </w:r>
      <w:ins w:id="43" w:author="Matthew Sjaarda" w:date="2020-12-01T21:30:00Z">
        <w:r w:rsidR="00F53D0A">
          <w:t>,</w:t>
        </w:r>
      </w:ins>
      <w:r w:rsidR="00515940">
        <w:t xml:space="preserve"> and </w:t>
      </w:r>
      <w:del w:id="44" w:author="Matthew Sjaarda" w:date="2020-12-01T21:30:00Z">
        <w:r w:rsidR="007D7FFC" w:rsidDel="00F53D0A">
          <w:delText xml:space="preserve">day-of-year of </w:delText>
        </w:r>
      </w:del>
      <w:r w:rsidR="007D7FFC">
        <w:t>capture</w:t>
      </w:r>
      <w:ins w:id="45" w:author="Matthew Sjaarda" w:date="2020-12-01T21:30:00Z">
        <w:r w:rsidR="00F53D0A">
          <w:t xml:space="preserve"> date in the year</w:t>
        </w:r>
      </w:ins>
      <w:del w:id="46" w:author="Matthew Sjaarda" w:date="2020-12-01T21:30:00Z">
        <w:r w:rsidR="007D7FFC" w:rsidDel="00F53D0A">
          <w:delText>)</w:delText>
        </w:r>
      </w:del>
      <w:r w:rsidR="007D7FFC">
        <w:t xml:space="preserve">. </w:t>
      </w:r>
      <w:r w:rsidR="00D87414">
        <w:t xml:space="preserve"> </w:t>
      </w:r>
    </w:p>
    <w:p w14:paraId="55C464E3" w14:textId="10DD85A5" w:rsidR="009338E7" w:rsidRDefault="006A10BD" w:rsidP="00B93441">
      <w:r>
        <w:t>E</w:t>
      </w:r>
      <w:r w:rsidR="00D61B8B">
        <w:t xml:space="preserve">quipping individuals which have already been captured before </w:t>
      </w:r>
      <w:r w:rsidR="00915C3B">
        <w:t>has the largest influence on recapture</w:t>
      </w:r>
      <w:r w:rsidR="00205330">
        <w:t xml:space="preserve">, </w:t>
      </w:r>
      <w:r w:rsidR="00D61B8B">
        <w:t>improv</w:t>
      </w:r>
      <w:r w:rsidR="00205330">
        <w:t>ing</w:t>
      </w:r>
      <w:r w:rsidR="00D61B8B">
        <w:t xml:space="preserve"> </w:t>
      </w:r>
      <w:del w:id="47" w:author="Matthew Sjaarda" w:date="2020-12-01T21:31:00Z">
        <w:r w:rsidR="00D61B8B" w:rsidDel="00F53D0A">
          <w:delText>by 1.5 the chance</w:delText>
        </w:r>
      </w:del>
      <w:ins w:id="48" w:author="Matthew Sjaarda" w:date="2020-12-01T21:31:00Z">
        <w:r w:rsidR="00F53D0A">
          <w:t>the probability</w:t>
        </w:r>
      </w:ins>
      <w:r w:rsidR="00D61B8B">
        <w:t xml:space="preserve"> of recapture</w:t>
      </w:r>
      <w:ins w:id="49" w:author="Matthew Sjaarda" w:date="2020-12-01T21:31:00Z">
        <w:r w:rsidR="00F53D0A">
          <w:t xml:space="preserve"> by 1.5 times</w:t>
        </w:r>
      </w:ins>
      <w:r w:rsidR="00163BC4">
        <w:t xml:space="preserve"> (36% vs 24%)</w:t>
      </w:r>
      <w:r w:rsidR="00D61B8B">
        <w:t xml:space="preserve">. </w:t>
      </w:r>
      <w:r>
        <w:t>Moreover</w:t>
      </w:r>
      <w:r w:rsidR="00DF5C20">
        <w:t xml:space="preserve">, equipping adults provides better </w:t>
      </w:r>
      <w:del w:id="50" w:author="Matthew Sjaarda" w:date="2020-12-01T21:31:00Z">
        <w:r w:rsidR="00DF5C20" w:rsidDel="00F53D0A">
          <w:delText xml:space="preserve">chance </w:delText>
        </w:r>
      </w:del>
      <w:ins w:id="51" w:author="Matthew Sjaarda" w:date="2020-12-01T21:31:00Z">
        <w:r w:rsidR="00F53D0A">
          <w:t>probability of recapture</w:t>
        </w:r>
        <w:r w:rsidR="00F53D0A">
          <w:t xml:space="preserve"> </w:t>
        </w:r>
      </w:ins>
      <w:r w:rsidR="007D7FFC">
        <w:t xml:space="preserve">than juvenile </w:t>
      </w:r>
      <w:r w:rsidR="007D7FFC" w:rsidRPr="00970352">
        <w:t>(34%</w:t>
      </w:r>
      <w:r w:rsidR="007D7FFC">
        <w:t xml:space="preserve"> vs </w:t>
      </w:r>
      <w:r w:rsidR="007D7FFC" w:rsidRPr="00970352">
        <w:t>27%)</w:t>
      </w:r>
      <w:r w:rsidR="00205330">
        <w:t xml:space="preserve">. This is </w:t>
      </w:r>
      <w:r w:rsidR="00DF5C20">
        <w:t>especially</w:t>
      </w:r>
      <w:r w:rsidR="00205330">
        <w:t xml:space="preserve"> true</w:t>
      </w:r>
      <w:r w:rsidR="00660F2D">
        <w:t xml:space="preserve"> for adult</w:t>
      </w:r>
      <w:ins w:id="52" w:author="Matthew Sjaarda" w:date="2020-12-01T21:31:00Z">
        <w:r w:rsidR="00F53D0A">
          <w:t>s</w:t>
        </w:r>
      </w:ins>
      <w:r w:rsidR="00660F2D">
        <w:t xml:space="preserve"> captured</w:t>
      </w:r>
      <w:r w:rsidR="00DF5C20">
        <w:t xml:space="preserve"> later in the year</w:t>
      </w:r>
      <w:r w:rsidR="00660F2D">
        <w:t>, which suggest</w:t>
      </w:r>
      <w:r w:rsidR="000E64D1">
        <w:t xml:space="preserve"> </w:t>
      </w:r>
      <w:r w:rsidR="00660F2D">
        <w:t>that</w:t>
      </w:r>
      <w:r w:rsidR="00AF6614">
        <w:t xml:space="preserve"> these adults are</w:t>
      </w:r>
      <w:r w:rsidR="000E64D1">
        <w:t xml:space="preserve"> holding territories on site and </w:t>
      </w:r>
      <w:r w:rsidR="00AF6614">
        <w:t xml:space="preserve">thus </w:t>
      </w:r>
      <w:r w:rsidR="000E64D1">
        <w:t>coming back every year.</w:t>
      </w:r>
    </w:p>
    <w:p w14:paraId="4C8AE6F2" w14:textId="41C58540" w:rsidR="007B697B" w:rsidRDefault="007B697B" w:rsidP="007B697B">
      <w:r>
        <w:t>This information was included in our deployment by equipping all adults</w:t>
      </w:r>
      <w:r w:rsidR="001775ED">
        <w:t xml:space="preserve">, especially if they </w:t>
      </w:r>
      <w:del w:id="53" w:author="Matthew Sjaarda" w:date="2020-12-01T21:32:00Z">
        <w:r w:rsidR="001775ED" w:rsidDel="00F53D0A">
          <w:delText xml:space="preserve">have </w:delText>
        </w:r>
      </w:del>
      <w:ins w:id="54" w:author="Matthew Sjaarda" w:date="2020-12-01T21:32:00Z">
        <w:r w:rsidR="00F53D0A">
          <w:t>ha</w:t>
        </w:r>
        <w:r w:rsidR="00F53D0A">
          <w:t>d</w:t>
        </w:r>
        <w:r w:rsidR="00F53D0A">
          <w:t xml:space="preserve"> </w:t>
        </w:r>
      </w:ins>
      <w:r w:rsidR="001775ED">
        <w:t xml:space="preserve">already been </w:t>
      </w:r>
      <w:r w:rsidR="00AF6614">
        <w:t>captured</w:t>
      </w:r>
      <w:r>
        <w:t>. While waiting for July/August seemed preferable in order to increase the recapture rate, the number of birds captured decreases strongly in this period. In addition, to learn more about the age difference patterns observed in the ringing data and</w:t>
      </w:r>
      <w:ins w:id="55" w:author="Matthew Sjaarda" w:date="2020-12-01T21:33:00Z">
        <w:r w:rsidR="00A27B40">
          <w:t xml:space="preserve"> to</w:t>
        </w:r>
      </w:ins>
      <w:r>
        <w:t xml:space="preserve"> </w:t>
      </w:r>
      <w:r w:rsidR="005001EC">
        <w:t>test</w:t>
      </w:r>
      <w:r>
        <w:t xml:space="preserve"> the hypothesis of variable departure/arrival dates based on age, we decided to equip both juveniles and adults. In practice, we </w:t>
      </w:r>
      <w:r w:rsidR="00EB7B99">
        <w:t>limit</w:t>
      </w:r>
      <w:ins w:id="56" w:author="Matthew Sjaarda" w:date="2020-12-01T21:33:00Z">
        <w:r w:rsidR="00A27B40">
          <w:t>ed</w:t>
        </w:r>
      </w:ins>
      <w:r w:rsidR="00EB7B99">
        <w:t xml:space="preserve"> ourselves to the deployment</w:t>
      </w:r>
      <w:r>
        <w:t xml:space="preserve"> </w:t>
      </w:r>
      <w:r w:rsidR="00EB7B99">
        <w:t xml:space="preserve">of </w:t>
      </w:r>
      <w:r>
        <w:t>6 RCRC up to mid-June</w:t>
      </w:r>
      <w:r w:rsidR="00CB771A">
        <w:t xml:space="preserve"> (</w:t>
      </w:r>
      <w:del w:id="57" w:author="Matthew Sjaarda" w:date="2020-12-01T21:33:00Z">
        <w:r w:rsidR="00CB771A" w:rsidDel="00A27B40">
          <w:delText xml:space="preserve">over </w:delText>
        </w:r>
      </w:del>
      <w:ins w:id="58" w:author="Matthew Sjaarda" w:date="2020-12-01T21:33:00Z">
        <w:r w:rsidR="00A27B40">
          <w:t>out of</w:t>
        </w:r>
        <w:r w:rsidR="00A27B40">
          <w:t xml:space="preserve"> </w:t>
        </w:r>
      </w:ins>
      <w:r w:rsidR="00CB771A">
        <w:t>the 15 available)</w:t>
      </w:r>
      <w:r>
        <w:t>, when juveniles were more common (74%), in order to have enough geolocators in July</w:t>
      </w:r>
      <w:del w:id="59" w:author="Matthew Sjaarda" w:date="2020-12-01T21:33:00Z">
        <w:r w:rsidDel="00A27B40">
          <w:delText>/</w:delText>
        </w:r>
      </w:del>
      <w:ins w:id="60" w:author="Matthew Sjaarda" w:date="2020-12-01T21:33:00Z">
        <w:r w:rsidR="00A27B40">
          <w:t xml:space="preserve"> and </w:t>
        </w:r>
      </w:ins>
      <w:r>
        <w:t>August, when we were able to equip more adults (53%).</w:t>
      </w:r>
    </w:p>
    <w:p w14:paraId="6E02B18C" w14:textId="241BA1C1" w:rsidR="00D87414" w:rsidRDefault="00D87414" w:rsidP="00D87414">
      <w:pPr>
        <w:pStyle w:val="Heading2"/>
      </w:pPr>
      <w:r>
        <w:t>Model validation, limitation and extension</w:t>
      </w:r>
    </w:p>
    <w:p w14:paraId="0990F7B2" w14:textId="3B25E548" w:rsidR="00A80112" w:rsidRDefault="00FA688D" w:rsidP="00E5244A">
      <w:r>
        <w:t xml:space="preserve">We can loosely validate the </w:t>
      </w:r>
      <w:r w:rsidR="00EB7B99">
        <w:t xml:space="preserve">capture </w:t>
      </w:r>
      <w:r>
        <w:t>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 xml:space="preserve">appeared to be higher than </w:t>
      </w:r>
      <w:r w:rsidR="46521BDD">
        <w:lastRenderedPageBreak/>
        <w:t>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or affected by the playback used</w:t>
      </w:r>
      <w:r w:rsidR="618C0DAC">
        <w:t xml:space="preserve"> near the nets</w:t>
      </w:r>
      <w:r w:rsidR="00364CFB">
        <w:t xml:space="preserve"> (not done in previous years)</w:t>
      </w:r>
      <w:r>
        <w:t>.</w:t>
      </w:r>
      <w:r w:rsidR="00E5244A">
        <w:t xml:space="preserve"> </w:t>
      </w:r>
      <w:r>
        <w:t xml:space="preserve"> </w:t>
      </w:r>
    </w:p>
    <w:p w14:paraId="263A18C3" w14:textId="5FAC7427" w:rsidR="00AD6ABC" w:rsidRDefault="001A284A" w:rsidP="00D87414">
      <w:r>
        <w:t xml:space="preserve">The approach followed in this paper contains some </w:t>
      </w:r>
      <w:r w:rsidR="00AD6ABC">
        <w:t>limitations</w:t>
      </w:r>
      <w:r w:rsidR="00A203C2">
        <w:t>.</w:t>
      </w:r>
      <w:r w:rsidR="00AD6ABC">
        <w:t xml:space="preserve"> Firstly, w</w:t>
      </w:r>
      <w:r w:rsidR="00A203C2">
        <w:t xml:space="preserve">e </w:t>
      </w:r>
      <w:r w:rsidR="00FA5FEA">
        <w:t>considered a</w:t>
      </w:r>
      <w:r w:rsidR="00A203C2">
        <w:t xml:space="preserve"> r</w:t>
      </w:r>
      <w:r w:rsidR="00D87414">
        <w:t xml:space="preserve">ecapture </w:t>
      </w:r>
      <w:ins w:id="61" w:author="Matthew Sjaarda" w:date="2020-12-01T21:34:00Z">
        <w:r w:rsidR="00A27B40">
          <w:t xml:space="preserve">as </w:t>
        </w:r>
      </w:ins>
      <w:r w:rsidR="00FA5FEA">
        <w:t xml:space="preserve">when </w:t>
      </w:r>
      <w:del w:id="62" w:author="Matthew Sjaarda" w:date="2020-12-01T21:34:00Z">
        <w:r w:rsidR="00FA5FEA" w:rsidDel="00A27B40">
          <w:delText>the</w:delText>
        </w:r>
        <w:r w:rsidR="00D87414" w:rsidDel="00A27B40">
          <w:delText xml:space="preserve"> </w:delText>
        </w:r>
      </w:del>
      <w:ins w:id="63" w:author="Matthew Sjaarda" w:date="2020-12-01T21:34:00Z">
        <w:r w:rsidR="00A27B40">
          <w:t>a</w:t>
        </w:r>
        <w:r w:rsidR="00A27B40">
          <w:t xml:space="preserve"> </w:t>
        </w:r>
      </w:ins>
      <w:r w:rsidR="00A203C2">
        <w:t>bird</w:t>
      </w:r>
      <w:r w:rsidR="00D87414">
        <w:t xml:space="preserve"> </w:t>
      </w:r>
      <w:r w:rsidR="00FA5FEA">
        <w:t xml:space="preserve">was captured again in any subsequent year of the initial capture.  However, for a geolocator study, </w:t>
      </w:r>
      <w:r w:rsidR="00104ED6">
        <w:t xml:space="preserve">the recapture needs to happen within the duration of the study. </w:t>
      </w:r>
      <w:r w:rsidR="00C82626">
        <w:t>T</w:t>
      </w:r>
      <w:r w:rsidR="00806427">
        <w:t>he recapture rate of the full dataset (30%)</w:t>
      </w:r>
      <w:r w:rsidR="00D87414">
        <w:t xml:space="preserve"> </w:t>
      </w:r>
      <w:r w:rsidR="00806427">
        <w:t xml:space="preserve">reduces to </w:t>
      </w:r>
      <w:r w:rsidR="00C82626">
        <w:t>19% when</w:t>
      </w:r>
      <w:r w:rsidR="00806427">
        <w:t xml:space="preserve"> considering only recapture</w:t>
      </w:r>
      <w:r w:rsidR="00C82626">
        <w:t>s</w:t>
      </w:r>
      <w:r w:rsidR="00806427">
        <w:t xml:space="preserve"> happening exactly the following year</w:t>
      </w:r>
      <w:r w:rsidR="00C82626">
        <w:t xml:space="preserve">, </w:t>
      </w:r>
      <w:r w:rsidR="00234BF6">
        <w:t>26</w:t>
      </w:r>
      <w:r w:rsidR="007A34EA">
        <w:t xml:space="preserve">% for the following 2 years, and </w:t>
      </w:r>
      <w:r w:rsidR="00234BF6">
        <w:t>28% for the following 3 years</w:t>
      </w:r>
      <w:r w:rsidR="007A34EA">
        <w:t xml:space="preserve">. </w:t>
      </w:r>
      <w:r w:rsidR="00C2134C">
        <w:t xml:space="preserve">This suggests that we should </w:t>
      </w:r>
      <w:r w:rsidR="009B5B88">
        <w:t xml:space="preserve">keep </w:t>
      </w:r>
      <w:r w:rsidR="00875153">
        <w:t>ringing for</w:t>
      </w:r>
      <w:r w:rsidR="00C2134C">
        <w:t xml:space="preserve"> at least 2 seasons after capture</w:t>
      </w:r>
      <w:r w:rsidR="00875153">
        <w:t>s</w:t>
      </w:r>
      <w:r w:rsidR="00C2134C">
        <w:t xml:space="preserve"> to benefit </w:t>
      </w:r>
      <w:r w:rsidR="00875153">
        <w:t>from</w:t>
      </w:r>
      <w:r w:rsidR="00C2134C">
        <w:t xml:space="preserve"> a maximum of geolocator data. </w:t>
      </w:r>
      <w:r w:rsidR="00AD6ABC">
        <w:t>Secondly</w:t>
      </w:r>
      <w:r w:rsidR="00D87414">
        <w:t xml:space="preserve">, </w:t>
      </w:r>
      <w:del w:id="64" w:author="Matthew Sjaarda" w:date="2020-12-01T21:39:00Z">
        <w:r w:rsidR="00D87414" w:rsidDel="00A27B40">
          <w:delText xml:space="preserve">we </w:delText>
        </w:r>
        <w:r w:rsidR="00CB36B3" w:rsidDel="00A27B40">
          <w:delText>ignore the effect of geolo</w:delText>
        </w:r>
        <w:r w:rsidR="006F373B" w:rsidDel="00A27B40">
          <w:delText>cat</w:delText>
        </w:r>
        <w:r w:rsidR="00CB36B3" w:rsidDel="00A27B40">
          <w:delText>or on survival</w:delText>
        </w:r>
        <w:r w:rsidR="006F373B" w:rsidDel="00A27B40">
          <w:delText xml:space="preserve"> rate</w:delText>
        </w:r>
        <w:r w:rsidR="00CB36B3" w:rsidDel="00A27B40">
          <w:delText xml:space="preserve"> (or site fidelity) </w:delText>
        </w:r>
      </w:del>
      <w:r w:rsidR="00CB36B3">
        <w:t xml:space="preserve">by </w:t>
      </w:r>
      <w:del w:id="65" w:author="Matthew Sjaarda" w:date="2020-12-01T21:37:00Z">
        <w:r w:rsidR="007A34EA" w:rsidDel="00A27B40">
          <w:delText>implicitly</w:delText>
        </w:r>
      </w:del>
      <w:del w:id="66" w:author="Matthew Sjaarda" w:date="2020-12-01T21:35:00Z">
        <w:r w:rsidR="007A34EA" w:rsidDel="00A27B40">
          <w:delText xml:space="preserve"> </w:delText>
        </w:r>
        <w:r w:rsidR="006F373B" w:rsidDel="00A27B40">
          <w:delText>by</w:delText>
        </w:r>
      </w:del>
      <w:r w:rsidR="006F373B">
        <w:t xml:space="preserve"> using </w:t>
      </w:r>
      <w:del w:id="67" w:author="Matthew Sjaarda" w:date="2020-12-01T21:36:00Z">
        <w:r w:rsidR="006F373B" w:rsidDel="00A27B40">
          <w:delText>the</w:delText>
        </w:r>
        <w:r w:rsidR="00D87414" w:rsidDel="00A27B40">
          <w:delText xml:space="preserve"> </w:delText>
        </w:r>
      </w:del>
      <w:del w:id="68" w:author="Matthew Sjaarda" w:date="2020-12-01T21:37:00Z">
        <w:r w:rsidR="00D87414" w:rsidDel="00A27B40">
          <w:delText>ringing</w:delText>
        </w:r>
      </w:del>
      <w:r w:rsidR="00D87414">
        <w:t xml:space="preserve"> recapture</w:t>
      </w:r>
      <w:ins w:id="69" w:author="Matthew Sjaarda" w:date="2020-12-01T21:36:00Z">
        <w:r w:rsidR="00A27B40">
          <w:t xml:space="preserve"> data from </w:t>
        </w:r>
      </w:ins>
      <w:ins w:id="70" w:author="Matthew Sjaarda" w:date="2020-12-01T21:37:00Z">
        <w:r w:rsidR="00A27B40">
          <w:t>the ringing database as</w:t>
        </w:r>
      </w:ins>
      <w:r w:rsidR="00D87414">
        <w:t xml:space="preserve"> </w:t>
      </w:r>
      <w:ins w:id="71" w:author="Matthew Sjaarda" w:date="2020-12-01T21:38:00Z">
        <w:r w:rsidR="00A27B40">
          <w:t xml:space="preserve">a proxy for </w:t>
        </w:r>
      </w:ins>
      <w:del w:id="72" w:author="Matthew Sjaarda" w:date="2020-12-01T21:38:00Z">
        <w:r w:rsidR="006F373B" w:rsidDel="00A27B40">
          <w:delText xml:space="preserve">from the ringing data as </w:delText>
        </w:r>
        <w:r w:rsidR="00D87414" w:rsidDel="00A27B40">
          <w:delText xml:space="preserve">with geolocator </w:delText>
        </w:r>
      </w:del>
      <w:r w:rsidR="00D87414">
        <w:t>recapture</w:t>
      </w:r>
      <w:ins w:id="73" w:author="Matthew Sjaarda" w:date="2020-12-01T21:38:00Z">
        <w:r w:rsidR="00A27B40">
          <w:t>s involving geolocators</w:t>
        </w:r>
      </w:ins>
      <w:ins w:id="74" w:author="Matthew Sjaarda" w:date="2020-12-01T21:39:00Z">
        <w:r w:rsidR="00A27B40">
          <w:t xml:space="preserve">, </w:t>
        </w:r>
        <w:r w:rsidR="00A27B40">
          <w:t>we ignore the effect of geolocators on survival rate (or site fidelity)</w:t>
        </w:r>
      </w:ins>
      <w:r w:rsidR="00D87414">
        <w:t>. There has been instance</w:t>
      </w:r>
      <w:ins w:id="75" w:author="Matthew Sjaarda" w:date="2020-12-01T21:39:00Z">
        <w:r w:rsidR="00A27B40">
          <w:t>s</w:t>
        </w:r>
      </w:ins>
      <w:r w:rsidR="00D87414">
        <w:t xml:space="preserve"> where geolocator</w:t>
      </w:r>
      <w:ins w:id="76" w:author="Matthew Sjaarda" w:date="2020-12-01T21:39:00Z">
        <w:r w:rsidR="00A27B40">
          <w:t>s</w:t>
        </w:r>
      </w:ins>
      <w:r w:rsidR="00D87414">
        <w:t xml:space="preserve"> </w:t>
      </w:r>
      <w:ins w:id="77" w:author="Matthew Sjaarda" w:date="2020-12-01T21:39:00Z">
        <w:r w:rsidR="00A27B40">
          <w:t xml:space="preserve">have </w:t>
        </w:r>
      </w:ins>
      <w:r w:rsidR="00D87414">
        <w:t>had an impact on survival, thus leading to lower recapture</w:t>
      </w:r>
      <w:ins w:id="78" w:author="Matthew Sjaarda" w:date="2020-12-01T21:39:00Z">
        <w:r w:rsidR="00A27B40">
          <w:t xml:space="preserve"> rates</w:t>
        </w:r>
      </w:ins>
      <w:r w:rsidR="00D87414">
        <w:t xml:space="preserve"> than </w:t>
      </w:r>
      <w:del w:id="79" w:author="Matthew Sjaarda" w:date="2020-12-01T21:40:00Z">
        <w:r w:rsidR="00D87414" w:rsidDel="00A27B40">
          <w:delText>a normal ring</w:delText>
        </w:r>
      </w:del>
      <w:ins w:id="80" w:author="Matthew Sjaarda" w:date="2020-12-01T21:40:00Z">
        <w:r w:rsidR="00A27B40">
          <w:t>rings</w:t>
        </w:r>
      </w:ins>
      <w:r w:rsidR="00D87414">
        <w:t xml:space="preserve"> (unknown effect of ring).  </w:t>
      </w:r>
    </w:p>
    <w:p w14:paraId="56F0C262" w14:textId="103292A3" w:rsidR="00D87414" w:rsidRDefault="005C3093" w:rsidP="00D87414">
      <w:r>
        <w:t>One last question remain</w:t>
      </w:r>
      <w:r w:rsidR="004E5D02">
        <w:t>ed</w:t>
      </w:r>
      <w:r>
        <w:t xml:space="preserve"> to be </w:t>
      </w:r>
      <w:r w:rsidR="007552F7">
        <w:t>answered</w:t>
      </w:r>
      <w:r>
        <w:t xml:space="preserve"> to </w:t>
      </w:r>
      <w:r w:rsidR="004E5D02">
        <w:t>finalise</w:t>
      </w:r>
      <w:r>
        <w:t xml:space="preserve"> the geolocator study, and that </w:t>
      </w:r>
      <w:del w:id="81" w:author="Matthew Sjaarda" w:date="2020-12-01T21:40:00Z">
        <w:r w:rsidR="004E5D02" w:rsidDel="00A27B40">
          <w:delText xml:space="preserve">is </w:delText>
        </w:r>
      </w:del>
      <w:ins w:id="82" w:author="Matthew Sjaarda" w:date="2020-12-01T21:40:00Z">
        <w:r w:rsidR="00A27B40">
          <w:t>was</w:t>
        </w:r>
        <w:r w:rsidR="00A27B40">
          <w:t xml:space="preserve"> </w:t>
        </w:r>
      </w:ins>
      <w:r>
        <w:t>when</w:t>
      </w:r>
      <w:r w:rsidR="00575A6C">
        <w:t xml:space="preserve"> </w:t>
      </w:r>
      <w:r w:rsidR="004E5D02">
        <w:t>should</w:t>
      </w:r>
      <w:del w:id="83" w:author="Matthew Sjaarda" w:date="2020-12-01T21:41:00Z">
        <w:r w:rsidR="004E5D02" w:rsidDel="00A27B40">
          <w:delText xml:space="preserve"> </w:delText>
        </w:r>
        <w:r w:rsidR="005F6F9E" w:rsidDel="00A27B40">
          <w:delText>p</w:delText>
        </w:r>
      </w:del>
      <w:del w:id="84" w:author="Matthew Sjaarda" w:date="2020-12-01T21:40:00Z">
        <w:r w:rsidR="005F6F9E" w:rsidDel="00A27B40">
          <w:delText>ut</w:delText>
        </w:r>
      </w:del>
      <w:r w:rsidR="005F6F9E">
        <w:t xml:space="preserve"> nets </w:t>
      </w:r>
      <w:ins w:id="85" w:author="Matthew Sjaarda" w:date="2020-12-01T21:40:00Z">
        <w:r w:rsidR="00A27B40">
          <w:t xml:space="preserve">be put </w:t>
        </w:r>
      </w:ins>
      <w:r w:rsidR="005F6F9E">
        <w:t xml:space="preserve">up in the following year to </w:t>
      </w:r>
      <w:ins w:id="86" w:author="Matthew Sjaarda" w:date="2020-12-01T21:41:00Z">
        <w:r w:rsidR="00A27B40">
          <w:t xml:space="preserve">attempt to </w:t>
        </w:r>
      </w:ins>
      <w:r w:rsidR="005F6F9E">
        <w:t>recapture bird</w:t>
      </w:r>
      <w:ins w:id="87" w:author="Matthew Sjaarda" w:date="2020-12-01T21:41:00Z">
        <w:r w:rsidR="00A27B40">
          <w:t>s</w:t>
        </w:r>
      </w:ins>
      <w:r w:rsidR="00575A6C">
        <w:t xml:space="preserve">. </w:t>
      </w:r>
      <w:ins w:id="88" w:author="Matthew Sjaarda" w:date="2020-12-01T21:41:00Z">
        <w:r w:rsidR="00A27B40">
          <w:t>To</w:t>
        </w:r>
      </w:ins>
      <w:del w:id="89" w:author="Matthew Sjaarda" w:date="2020-12-01T21:41:00Z">
        <w:r w:rsidR="00575A6C" w:rsidDel="00A27B40">
          <w:delText>We</w:delText>
        </w:r>
      </w:del>
      <w:r w:rsidR="00575A6C">
        <w:t xml:space="preserve"> </w:t>
      </w:r>
      <w:r w:rsidR="005F6F9E">
        <w:t xml:space="preserve">answer that question, we simply </w:t>
      </w:r>
      <w:r w:rsidR="00575A6C">
        <w:t xml:space="preserve">verified that </w:t>
      </w:r>
      <w:r w:rsidR="005F6F9E">
        <w:t>the probability of captur</w:t>
      </w:r>
      <w:ins w:id="90" w:author="Matthew Sjaarda" w:date="2020-12-01T21:41:00Z">
        <w:r w:rsidR="00A27B40">
          <w:t>ing</w:t>
        </w:r>
      </w:ins>
      <w:del w:id="91" w:author="Matthew Sjaarda" w:date="2020-12-01T21:41:00Z">
        <w:r w:rsidR="005F6F9E" w:rsidDel="00A27B40">
          <w:delText>e</w:delText>
        </w:r>
      </w:del>
      <w:r w:rsidR="005F6F9E">
        <w:t xml:space="preserve"> a</w:t>
      </w:r>
      <w:r w:rsidR="00B3121F">
        <w:t xml:space="preserve"> recapture (i</w:t>
      </w:r>
      <w:r w:rsidR="007552F7">
        <w:t>.</w:t>
      </w:r>
      <w:r w:rsidR="00B3121F">
        <w:t>e</w:t>
      </w:r>
      <w:r w:rsidR="007552F7">
        <w:t>.</w:t>
      </w:r>
      <w:r w:rsidR="00B3121F">
        <w:t xml:space="preserve"> </w:t>
      </w:r>
      <w:ins w:id="92" w:author="Matthew Sjaarda" w:date="2020-12-01T21:41:00Z">
        <w:r w:rsidR="00A27B40">
          <w:t xml:space="preserve">a </w:t>
        </w:r>
      </w:ins>
      <w:r w:rsidR="00B3121F">
        <w:t xml:space="preserve">bird captured before) or a new bird is the same throughout the year. We </w:t>
      </w:r>
      <w:del w:id="93" w:author="Matthew Sjaarda" w:date="2020-12-01T21:41:00Z">
        <w:r w:rsidR="00B3121F" w:rsidDel="00A27B40">
          <w:delText xml:space="preserve">verify </w:delText>
        </w:r>
      </w:del>
      <w:ins w:id="94" w:author="Matthew Sjaarda" w:date="2020-12-01T21:41:00Z">
        <w:r w:rsidR="00A27B40">
          <w:t>verif</w:t>
        </w:r>
        <w:r w:rsidR="00A27B40">
          <w:t>ed</w:t>
        </w:r>
        <w:r w:rsidR="00A27B40">
          <w:t xml:space="preserve"> </w:t>
        </w:r>
      </w:ins>
      <w:r w:rsidR="00B3121F">
        <w:t xml:space="preserve">that this is the case </w:t>
      </w:r>
      <w:r w:rsidR="00575A6C">
        <w:t xml:space="preserve">in </w:t>
      </w:r>
      <w:r w:rsidR="002D5DB9">
        <w:fldChar w:fldCharType="begin"/>
      </w:r>
      <w:r w:rsidR="002D5DB9">
        <w:instrText xml:space="preserve"> REF _Ref57739397 \h </w:instrText>
      </w:r>
      <w:r w:rsidR="002D5DB9">
        <w:fldChar w:fldCharType="separate"/>
      </w:r>
      <w:r w:rsidR="002D5DB9">
        <w:t xml:space="preserve">Figure </w:t>
      </w:r>
      <w:r w:rsidR="002D5DB9">
        <w:rPr>
          <w:noProof/>
        </w:rPr>
        <w:t>9</w:t>
      </w:r>
      <w:r w:rsidR="002D5DB9">
        <w:fldChar w:fldCharType="end"/>
      </w:r>
      <w:r w:rsidR="002D5DB9">
        <w:t xml:space="preserve"> in SM3</w:t>
      </w:r>
      <w:r w:rsidR="00B3121F">
        <w:t xml:space="preserve">, thus suggesting that one simply need to follow the result of </w:t>
      </w:r>
      <w:r w:rsidR="007552F7">
        <w:t>how to maximize</w:t>
      </w:r>
      <w:del w:id="95" w:author="Matthew Sjaarda" w:date="2020-12-01T21:41:00Z">
        <w:r w:rsidR="007552F7" w:rsidDel="00A27B40">
          <w:delText xml:space="preserve"> the</w:delText>
        </w:r>
      </w:del>
      <w:r w:rsidR="007552F7">
        <w:t xml:space="preserve"> capture</w:t>
      </w:r>
      <w:ins w:id="96" w:author="Matthew Sjaarda" w:date="2020-12-01T21:41:00Z">
        <w:r w:rsidR="00A27B40">
          <w:t>s</w:t>
        </w:r>
      </w:ins>
      <w:r w:rsidR="007552F7">
        <w:t xml:space="preserve"> to also maximize recapture</w:t>
      </w:r>
      <w:ins w:id="97" w:author="Matthew Sjaarda" w:date="2020-12-01T21:41:00Z">
        <w:r w:rsidR="00A27B40">
          <w:t>s</w:t>
        </w:r>
      </w:ins>
      <w:r w:rsidR="007552F7">
        <w:t xml:space="preserve">. </w:t>
      </w:r>
    </w:p>
    <w:p w14:paraId="26607BC6" w14:textId="1937E375" w:rsidR="008579FF" w:rsidRPr="00970352" w:rsidRDefault="00FA688D" w:rsidP="00A80112">
      <w:r>
        <w:t>Although the model and result</w:t>
      </w:r>
      <w:r w:rsidR="46CB9943">
        <w:t>s</w:t>
      </w:r>
      <w:r>
        <w:t xml:space="preserve"> of this study </w:t>
      </w:r>
      <w:r w:rsidR="14368834">
        <w:t>are</w:t>
      </w:r>
      <w:r>
        <w:t xml:space="preserve"> tailored for the specific case of RCRC on coastal Kenya</w:t>
      </w:r>
      <w:r w:rsidR="00F64F53">
        <w:t>,</w:t>
      </w:r>
      <w:r>
        <w:t xml:space="preserve"> </w:t>
      </w:r>
      <w:r w:rsidR="00F64F53">
        <w:t>t</w:t>
      </w:r>
      <w:r>
        <w:t>he application of th</w:t>
      </w:r>
      <w:r w:rsidR="6A2BD7E9">
        <w:t>is</w:t>
      </w:r>
      <w:r>
        <w:t xml:space="preserve"> methodology can be extended to other situation</w:t>
      </w:r>
      <w:r w:rsidR="00F64F53">
        <w:t>s</w:t>
      </w:r>
      <w:r>
        <w:t xml:space="preserve"> w</w:t>
      </w:r>
      <w:r w:rsidR="00F64F53">
        <w:t>h</w:t>
      </w:r>
      <w:r>
        <w:t xml:space="preserve">ere ringing </w:t>
      </w:r>
      <w:r w:rsidR="00364CFB">
        <w:t xml:space="preserve">data </w:t>
      </w:r>
      <w:r w:rsidR="1CCB9DB5">
        <w:t>are available</w:t>
      </w:r>
      <w:r>
        <w:t xml:space="preserve"> for </w:t>
      </w:r>
      <w:del w:id="98" w:author="Matthew Sjaarda" w:date="2020-12-01T21:42:00Z">
        <w:r w:rsidDel="00A27B40">
          <w:delText xml:space="preserve">the </w:delText>
        </w:r>
      </w:del>
      <w:ins w:id="99" w:author="Matthew Sjaarda" w:date="2020-12-01T21:42:00Z">
        <w:r w:rsidR="00A27B40">
          <w:t xml:space="preserve">a </w:t>
        </w:r>
      </w:ins>
      <w:r>
        <w:t>study site.</w:t>
      </w:r>
      <w:r w:rsidR="008C4C58">
        <w:t xml:space="preserve"> </w:t>
      </w:r>
      <w:r w:rsidR="004C34FD">
        <w:t xml:space="preserve">In general, our methodology is only applicable for cases where the </w:t>
      </w:r>
      <w:r w:rsidR="00172F83">
        <w:t>deployment of geolocator</w:t>
      </w:r>
      <w:ins w:id="100" w:author="Matthew Sjaarda" w:date="2020-12-01T21:42:00Z">
        <w:r w:rsidR="00A27B40">
          <w:t>s</w:t>
        </w:r>
      </w:ins>
      <w:r w:rsidR="004C34FD">
        <w:t xml:space="preserve"> is performed with the same technique</w:t>
      </w:r>
      <w:r w:rsidR="00172F83">
        <w:t xml:space="preserve"> (e.g. mist net, nest trap, sprin</w:t>
      </w:r>
      <w:ins w:id="101" w:author="Matthew Sjaarda" w:date="2020-12-01T21:42:00Z">
        <w:r w:rsidR="004A3619">
          <w:t>g</w:t>
        </w:r>
      </w:ins>
      <w:r w:rsidR="00172F83">
        <w:t xml:space="preserve"> nest trap) and context (e.g. place, time, general ringing effort)</w:t>
      </w:r>
      <w:r w:rsidR="004C34FD">
        <w:t xml:space="preserve"> </w:t>
      </w:r>
      <w:del w:id="102" w:author="Matthew Sjaarda" w:date="2020-12-01T21:42:00Z">
        <w:r w:rsidR="00172F83" w:rsidDel="004A3619">
          <w:delText xml:space="preserve">than </w:delText>
        </w:r>
      </w:del>
      <w:ins w:id="103" w:author="Matthew Sjaarda" w:date="2020-12-01T21:42:00Z">
        <w:r w:rsidR="004A3619">
          <w:t>as</w:t>
        </w:r>
        <w:r w:rsidR="004A3619">
          <w:t xml:space="preserve"> </w:t>
        </w:r>
      </w:ins>
      <w:r w:rsidR="00172F83">
        <w:t>the ringing database</w:t>
      </w:r>
      <w:r w:rsidR="004C34FD">
        <w:t xml:space="preserve">. </w:t>
      </w:r>
      <w:r w:rsidR="00A461E7">
        <w:t xml:space="preserve">In this study, we carried out analyses comparing </w:t>
      </w:r>
      <w:r w:rsidR="000C26F0">
        <w:t xml:space="preserve">only </w:t>
      </w:r>
      <w:r w:rsidR="00A461E7">
        <w:t xml:space="preserve">adults and juveniles because </w:t>
      </w:r>
      <w:r w:rsidR="001230AD">
        <w:t xml:space="preserve">it is not possible to </w:t>
      </w:r>
      <w:ins w:id="104" w:author="Matthew Sjaarda" w:date="2020-12-01T21:43:00Z">
        <w:r w:rsidR="004A3619">
          <w:t xml:space="preserve">determine the </w:t>
        </w:r>
      </w:ins>
      <w:r w:rsidR="001230AD">
        <w:t xml:space="preserve">sex </w:t>
      </w:r>
      <w:ins w:id="105" w:author="Matthew Sjaarda" w:date="2020-12-01T21:43:00Z">
        <w:r w:rsidR="004A3619">
          <w:t xml:space="preserve">of </w:t>
        </w:r>
      </w:ins>
      <w:r w:rsidR="001230AD">
        <w:t xml:space="preserve">a bird in hand. </w:t>
      </w:r>
      <w:del w:id="106" w:author="Matthew Sjaarda" w:date="2020-12-01T21:44:00Z">
        <w:r w:rsidR="001230AD" w:rsidDel="004A3619">
          <w:delText xml:space="preserve">Yet, </w:delText>
        </w:r>
      </w:del>
      <w:ins w:id="107" w:author="Matthew Sjaarda" w:date="2020-12-01T21:44:00Z">
        <w:r w:rsidR="004A3619">
          <w:t>T</w:t>
        </w:r>
      </w:ins>
      <w:del w:id="108" w:author="Matthew Sjaarda" w:date="2020-12-01T21:44:00Z">
        <w:r w:rsidR="001230AD" w:rsidDel="004A3619">
          <w:delText>t</w:delText>
        </w:r>
      </w:del>
      <w:r w:rsidR="001230AD">
        <w:t>he same analysis can be performed on any</w:t>
      </w:r>
      <w:r w:rsidR="00A461E7">
        <w:t xml:space="preserve"> class </w:t>
      </w:r>
      <w:r w:rsidR="001230AD">
        <w:t>of bird identified by ringers (</w:t>
      </w:r>
      <w:r w:rsidR="00A23F72">
        <w:t xml:space="preserve">sex, </w:t>
      </w:r>
      <w:r w:rsidR="00BC60A8">
        <w:t xml:space="preserve">molt stage, breeding status, </w:t>
      </w:r>
      <w:r w:rsidR="004D252F">
        <w:t>subspecies</w:t>
      </w:r>
      <w:r w:rsidR="001230AD">
        <w:t>)</w:t>
      </w:r>
      <w:r w:rsidR="00A461E7">
        <w:t>.</w:t>
      </w:r>
      <w:r w:rsidR="000C26F0">
        <w:t xml:space="preserve"> </w:t>
      </w:r>
    </w:p>
    <w:p w14:paraId="3AF0F12F" w14:textId="3C40BF31" w:rsidR="001A795C" w:rsidRPr="00970352" w:rsidRDefault="001A795C" w:rsidP="00BA0A02">
      <w:pPr>
        <w:pStyle w:val="Heading1"/>
      </w:pPr>
      <w:r w:rsidRPr="00970352">
        <w:t>Conclusion</w:t>
      </w:r>
    </w:p>
    <w:p w14:paraId="1AF39B63" w14:textId="211B0E0A" w:rsidR="001A795C" w:rsidRPr="00970352" w:rsidRDefault="0F1DB86F" w:rsidP="00F35C77">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w:t>
      </w:r>
      <w:r w:rsidR="005E2831">
        <w:t xml:space="preserve">an affordable solution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This is of particular relevance for Afro-tropical migrants</w:t>
      </w:r>
      <w:r w:rsidR="7E2FA4DD">
        <w:t>, many of which are still widely under</w:t>
      </w:r>
      <w:r w:rsidR="64B844EC">
        <w:t>studied and poorly u</w:t>
      </w:r>
      <w:r w:rsidR="005E2831">
        <w:t xml:space="preserve">nderstood, often due to lack of </w:t>
      </w:r>
      <w:r w:rsidR="00B02733">
        <w:t xml:space="preserve">adequate </w:t>
      </w:r>
      <w:r w:rsidR="005E2831">
        <w:t>research funding</w:t>
      </w:r>
      <w:r w:rsidR="64B844EC">
        <w:t>.</w:t>
      </w:r>
      <w:r w:rsidR="005E2831">
        <w:t xml:space="preserve"> </w:t>
      </w:r>
      <w:r w:rsidR="6A29DDB9">
        <w:t>A</w:t>
      </w:r>
      <w:r w:rsidR="54B19591">
        <w:t xml:space="preserve">long </w:t>
      </w:r>
      <w:r w:rsidR="482AA610">
        <w:t>with</w:t>
      </w:r>
      <w:r w:rsidR="00B02733">
        <w:t xml:space="preserve"> an</w:t>
      </w:r>
      <w:r w:rsidR="54B19591">
        <w:t xml:space="preserve"> increase</w:t>
      </w:r>
      <w:r w:rsidR="39C0915F">
        <w:t>d</w:t>
      </w:r>
      <w:r w:rsidR="005E2831">
        <w:t xml:space="preserve"> collective</w:t>
      </w:r>
      <w:r w:rsidR="39C0915F">
        <w:t xml:space="preserve">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explores avenues for optimizing the deployment of geolocators, in terms of how many, when, and which birds to equip throughout a ringing season</w:t>
      </w:r>
      <w:r w:rsidR="42C4F4E2">
        <w:t xml:space="preserve"> </w:t>
      </w:r>
      <w:r w:rsidR="00B02733">
        <w:t xml:space="preserve">in order </w:t>
      </w:r>
      <w:r w:rsidR="42C4F4E2">
        <w:t>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w:t>
      </w:r>
      <w:r w:rsidR="7EAB6B6B">
        <w:lastRenderedPageBreak/>
        <w:t xml:space="preserve">applications of ringing data to inform geolocator studies. </w:t>
      </w:r>
    </w:p>
    <w:p w14:paraId="3AD8726C" w14:textId="2D65F838" w:rsidR="002E6EED" w:rsidRPr="00970352" w:rsidRDefault="002E6EED" w:rsidP="378FBE6C">
      <w:pPr>
        <w:pStyle w:val="Heading1"/>
        <w:spacing w:line="259" w:lineRule="auto"/>
      </w:pPr>
      <w:r w:rsidRPr="00970352">
        <w:t>Acknowledgments</w:t>
      </w:r>
    </w:p>
    <w:p w14:paraId="21698979" w14:textId="020D9EF9" w:rsidR="00560C6A" w:rsidRPr="00970352" w:rsidRDefault="00560C6A" w:rsidP="00AB1F8C">
      <w:pPr>
        <w:pStyle w:val="Acknowledgements"/>
      </w:pPr>
      <w:r w:rsidRPr="00970352">
        <w:t xml:space="preserve">This work was supported by </w:t>
      </w:r>
      <w:r w:rsidR="005E2831">
        <w:t xml:space="preserve">a grant from </w:t>
      </w:r>
      <w:r w:rsidRPr="00970352">
        <w:t>the Swiss Ornithological Institute</w:t>
      </w:r>
      <w:r w:rsidR="005E2831">
        <w:t xml:space="preserve">. We thank </w:t>
      </w:r>
      <w:r w:rsidRPr="00970352">
        <w:t>A Rocha Kenya</w:t>
      </w:r>
      <w:r w:rsidR="005E2831">
        <w:t xml:space="preserve"> for providing their ringing dataset, and for carrying out field work to equip Red-capped Robin-chats with geolocators. We thank </w:t>
      </w:r>
      <w:r w:rsidR="007F0DF0">
        <w:t>Dr. Martin</w:t>
      </w:r>
      <w:r w:rsidR="0060357D">
        <w:t>s</w:t>
      </w:r>
      <w:r w:rsidR="007F0DF0">
        <w:t xml:space="preserve"> </w:t>
      </w:r>
      <w:r w:rsidR="0060357D">
        <w:t>Briedis</w:t>
      </w:r>
      <w:r w:rsidR="007F0DF0">
        <w:t xml:space="preserve">, </w:t>
      </w:r>
      <w:r w:rsidR="005E2831">
        <w:t xml:space="preserve">Dr. Matthew Sjaarda and Améline Nussbaumer for their valuable contributions to the paper. </w:t>
      </w:r>
    </w:p>
    <w:p w14:paraId="1138C12D" w14:textId="683A12FB" w:rsidR="00FC18B0" w:rsidRPr="00970352" w:rsidRDefault="00FC18B0" w:rsidP="00FC18B0">
      <w:pPr>
        <w:pStyle w:val="Heading1"/>
      </w:pPr>
      <w:r w:rsidRPr="00970352">
        <w:t>References</w:t>
      </w:r>
    </w:p>
    <w:p w14:paraId="741548F2" w14:textId="4AC0D943" w:rsidR="00027A41" w:rsidRPr="00027A41" w:rsidRDefault="00FC18B0" w:rsidP="00027A41">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027A41" w:rsidRPr="00027A41">
        <w:rPr>
          <w:noProof/>
        </w:rPr>
        <w:t xml:space="preserve">Adamík, P., Emmenegger, T., Briedis, M., Gustafsson, L., Henshaw, I., Krist, M., … Hahn, S. (2016). Barrier crossing in small avian migrants: Individual tracking reveals prolonged nocturnal flights into the day as a common migratory strategy. </w:t>
      </w:r>
      <w:r w:rsidR="00027A41" w:rsidRPr="00027A41">
        <w:rPr>
          <w:i/>
          <w:iCs/>
          <w:noProof/>
        </w:rPr>
        <w:t>Scientific Reports</w:t>
      </w:r>
      <w:r w:rsidR="00027A41" w:rsidRPr="00027A41">
        <w:rPr>
          <w:noProof/>
        </w:rPr>
        <w:t xml:space="preserve">, </w:t>
      </w:r>
      <w:r w:rsidR="00027A41" w:rsidRPr="00027A41">
        <w:rPr>
          <w:i/>
          <w:iCs/>
          <w:noProof/>
        </w:rPr>
        <w:t>6</w:t>
      </w:r>
      <w:r w:rsidR="00027A41" w:rsidRPr="00027A41">
        <w:rPr>
          <w:noProof/>
        </w:rPr>
        <w:t>(February), 1–9. https://doi.org/10.1038/srep21560</w:t>
      </w:r>
    </w:p>
    <w:p w14:paraId="6F9C58DB" w14:textId="77777777" w:rsidR="00027A41" w:rsidRPr="00027A41" w:rsidRDefault="00027A41" w:rsidP="00027A41">
      <w:pPr>
        <w:autoSpaceDE w:val="0"/>
        <w:autoSpaceDN w:val="0"/>
        <w:adjustRightInd w:val="0"/>
        <w:ind w:left="480" w:hanging="480"/>
        <w:rPr>
          <w:noProof/>
        </w:rPr>
      </w:pPr>
      <w:r w:rsidRPr="00027A41">
        <w:rPr>
          <w:noProof/>
        </w:rPr>
        <w:t xml:space="preserve">Alemayehu, F. (2016). Land Use and Land Cover Change in the Coastal Area of Watamu Mida Creek, Kenya. </w:t>
      </w:r>
      <w:r w:rsidRPr="00027A41">
        <w:rPr>
          <w:i/>
          <w:iCs/>
          <w:noProof/>
        </w:rPr>
        <w:t>Open Journal of Forestry</w:t>
      </w:r>
      <w:r w:rsidRPr="00027A41">
        <w:rPr>
          <w:noProof/>
        </w:rPr>
        <w:t xml:space="preserve">, </w:t>
      </w:r>
      <w:r w:rsidRPr="00027A41">
        <w:rPr>
          <w:i/>
          <w:iCs/>
          <w:noProof/>
        </w:rPr>
        <w:t>06</w:t>
      </w:r>
      <w:r w:rsidRPr="00027A41">
        <w:rPr>
          <w:noProof/>
        </w:rPr>
        <w:t>(04), 230–242. https://doi.org/10.4236/ojf.2016.64019</w:t>
      </w:r>
    </w:p>
    <w:p w14:paraId="5C09CDF5" w14:textId="77777777" w:rsidR="00027A41" w:rsidRPr="00027A41" w:rsidRDefault="00027A41" w:rsidP="00027A41">
      <w:pPr>
        <w:autoSpaceDE w:val="0"/>
        <w:autoSpaceDN w:val="0"/>
        <w:adjustRightInd w:val="0"/>
        <w:ind w:left="480" w:hanging="480"/>
        <w:rPr>
          <w:noProof/>
        </w:rPr>
      </w:pPr>
      <w:r w:rsidRPr="00027A41">
        <w:rPr>
          <w:noProof/>
        </w:rPr>
        <w:t xml:space="preserve">Azur, M. J., Stuart, E. A., Frangakis, C., &amp; Leaf, P. J. (2011). Multiple imputation by chained equations: what is it and how does it work? </w:t>
      </w:r>
      <w:r w:rsidRPr="00027A41">
        <w:rPr>
          <w:i/>
          <w:iCs/>
          <w:noProof/>
        </w:rPr>
        <w:t>International Journal of Methods in Psychiatric Research</w:t>
      </w:r>
      <w:r w:rsidRPr="00027A41">
        <w:rPr>
          <w:noProof/>
        </w:rPr>
        <w:t xml:space="preserve">, </w:t>
      </w:r>
      <w:r w:rsidRPr="00027A41">
        <w:rPr>
          <w:i/>
          <w:iCs/>
          <w:noProof/>
        </w:rPr>
        <w:t>20</w:t>
      </w:r>
      <w:r w:rsidRPr="00027A41">
        <w:rPr>
          <w:noProof/>
        </w:rPr>
        <w:t>(1), 40–49. https://doi.org/10.1002/mpr.329</w:t>
      </w:r>
    </w:p>
    <w:p w14:paraId="7F2F0857" w14:textId="77777777" w:rsidR="00027A41" w:rsidRPr="00027A41" w:rsidRDefault="00027A41" w:rsidP="00027A41">
      <w:pPr>
        <w:autoSpaceDE w:val="0"/>
        <w:autoSpaceDN w:val="0"/>
        <w:adjustRightInd w:val="0"/>
        <w:ind w:left="480" w:hanging="480"/>
        <w:rPr>
          <w:noProof/>
        </w:rPr>
      </w:pPr>
      <w:r w:rsidRPr="00027A41">
        <w:rPr>
          <w:noProof/>
        </w:rPr>
        <w:t xml:space="preserve">Bennun, L. (2000). Assessing and monitoring bird populations in Africa: an overview. </w:t>
      </w:r>
      <w:r w:rsidRPr="00027A41">
        <w:rPr>
          <w:i/>
          <w:iCs/>
          <w:noProof/>
        </w:rPr>
        <w:t>Ostrich</w:t>
      </w:r>
      <w:r w:rsidRPr="00027A41">
        <w:rPr>
          <w:noProof/>
        </w:rPr>
        <w:t xml:space="preserve">, </w:t>
      </w:r>
      <w:r w:rsidRPr="00027A41">
        <w:rPr>
          <w:i/>
          <w:iCs/>
          <w:noProof/>
        </w:rPr>
        <w:t>71</w:t>
      </w:r>
      <w:r w:rsidRPr="00027A41">
        <w:rPr>
          <w:noProof/>
        </w:rPr>
        <w:t>(1–2), 214–215. https://doi.org/10.1080/00306525.2000.9639915</w:t>
      </w:r>
    </w:p>
    <w:p w14:paraId="4A5FF7BA" w14:textId="77777777" w:rsidR="00027A41" w:rsidRPr="00027A41" w:rsidRDefault="00027A41" w:rsidP="00027A41">
      <w:pPr>
        <w:autoSpaceDE w:val="0"/>
        <w:autoSpaceDN w:val="0"/>
        <w:adjustRightInd w:val="0"/>
        <w:ind w:left="480" w:hanging="480"/>
        <w:rPr>
          <w:noProof/>
        </w:rPr>
      </w:pPr>
      <w:r w:rsidRPr="00027A41">
        <w:rPr>
          <w:noProof/>
        </w:rPr>
        <w:t xml:space="preserve">Benson, C. W. (1982). Migrants in the Afrotropical Region South of the Equator. </w:t>
      </w:r>
      <w:r w:rsidRPr="00027A41">
        <w:rPr>
          <w:i/>
          <w:iCs/>
          <w:noProof/>
        </w:rPr>
        <w:t>Ostrich</w:t>
      </w:r>
      <w:r w:rsidRPr="00027A41">
        <w:rPr>
          <w:noProof/>
        </w:rPr>
        <w:t xml:space="preserve">, </w:t>
      </w:r>
      <w:r w:rsidRPr="00027A41">
        <w:rPr>
          <w:i/>
          <w:iCs/>
          <w:noProof/>
        </w:rPr>
        <w:t>53</w:t>
      </w:r>
      <w:r w:rsidRPr="00027A41">
        <w:rPr>
          <w:noProof/>
        </w:rPr>
        <w:t>(1), 31–49. https://doi.org/10.1080/00306525.1982.9634723</w:t>
      </w:r>
    </w:p>
    <w:p w14:paraId="5EAF79CD" w14:textId="77777777" w:rsidR="00027A41" w:rsidRPr="00027A41" w:rsidRDefault="00027A41" w:rsidP="00027A41">
      <w:pPr>
        <w:autoSpaceDE w:val="0"/>
        <w:autoSpaceDN w:val="0"/>
        <w:adjustRightInd w:val="0"/>
        <w:ind w:left="480" w:hanging="480"/>
        <w:rPr>
          <w:noProof/>
        </w:rPr>
      </w:pPr>
      <w:r w:rsidRPr="00027A41">
        <w:rPr>
          <w:noProof/>
        </w:rPr>
        <w:t xml:space="preserve">Bridge, E. S., Thorup, K., Bowlin, M. S., Chilson, P. B., Diehl, R. H., Fléron, R. W., … Wikelski, M. (2011). Technology on the Move: Recent and Forthcoming Innovations for Tracking Migratory Birds. </w:t>
      </w:r>
      <w:r w:rsidRPr="00027A41">
        <w:rPr>
          <w:i/>
          <w:iCs/>
          <w:noProof/>
        </w:rPr>
        <w:t>BioScience</w:t>
      </w:r>
      <w:r w:rsidRPr="00027A41">
        <w:rPr>
          <w:noProof/>
        </w:rPr>
        <w:t xml:space="preserve">, </w:t>
      </w:r>
      <w:r w:rsidRPr="00027A41">
        <w:rPr>
          <w:i/>
          <w:iCs/>
          <w:noProof/>
        </w:rPr>
        <w:t>61</w:t>
      </w:r>
      <w:r w:rsidRPr="00027A41">
        <w:rPr>
          <w:noProof/>
        </w:rPr>
        <w:t>(9), 689–698. https://doi.org/10.1525/bio.2011.61.9.7</w:t>
      </w:r>
    </w:p>
    <w:p w14:paraId="0CE0A882" w14:textId="77777777" w:rsidR="00027A41" w:rsidRPr="00027A41" w:rsidRDefault="00027A41" w:rsidP="00027A41">
      <w:pPr>
        <w:autoSpaceDE w:val="0"/>
        <w:autoSpaceDN w:val="0"/>
        <w:adjustRightInd w:val="0"/>
        <w:ind w:left="480" w:hanging="480"/>
        <w:rPr>
          <w:noProof/>
        </w:rPr>
      </w:pPr>
      <w:r w:rsidRPr="00027A41">
        <w:rPr>
          <w:noProof/>
        </w:rPr>
        <w:t xml:space="preserve">Briedis, M., Bauer, S., Adamík, P., Alves, J. A., Costa, J. S., Emmenegger, T., … Hahn, S. (2019). A full annual perspective on sex-biased migration timing in long-distance migratory birds. </w:t>
      </w:r>
      <w:r w:rsidRPr="00027A41">
        <w:rPr>
          <w:i/>
          <w:iCs/>
          <w:noProof/>
        </w:rPr>
        <w:t>Proceedings of the Royal Society B: Biological Sciences</w:t>
      </w:r>
      <w:r w:rsidRPr="00027A41">
        <w:rPr>
          <w:noProof/>
        </w:rPr>
        <w:t xml:space="preserve">, </w:t>
      </w:r>
      <w:r w:rsidRPr="00027A41">
        <w:rPr>
          <w:i/>
          <w:iCs/>
          <w:noProof/>
        </w:rPr>
        <w:t>286</w:t>
      </w:r>
      <w:r w:rsidRPr="00027A41">
        <w:rPr>
          <w:noProof/>
        </w:rPr>
        <w:t>(1897). https://doi.org/10.1098/rspb.2018.2821</w:t>
      </w:r>
    </w:p>
    <w:p w14:paraId="21AD4072" w14:textId="77777777" w:rsidR="00027A41" w:rsidRPr="00027A41" w:rsidRDefault="00027A41" w:rsidP="00027A41">
      <w:pPr>
        <w:autoSpaceDE w:val="0"/>
        <w:autoSpaceDN w:val="0"/>
        <w:adjustRightInd w:val="0"/>
        <w:ind w:left="480" w:hanging="480"/>
        <w:rPr>
          <w:noProof/>
        </w:rPr>
      </w:pPr>
      <w:r w:rsidRPr="00F53D0A">
        <w:rPr>
          <w:noProof/>
          <w:lang w:val="de-DE"/>
          <w:rPrChange w:id="109" w:author="Matthew Sjaarda" w:date="2020-12-01T21:22:00Z">
            <w:rPr>
              <w:noProof/>
            </w:rPr>
          </w:rPrChange>
        </w:rPr>
        <w:t xml:space="preserve">Briedis, M., Beran, V., Adamík, P., &amp; Hahn, S. (2020). </w:t>
      </w:r>
      <w:r w:rsidRPr="00027A41">
        <w:rPr>
          <w:noProof/>
        </w:rPr>
        <w:t xml:space="preserve">Integrating light-level geolocation with activity tracking reveals unexpected nocturnal migration patterns of the tawny pipit. </w:t>
      </w:r>
      <w:r w:rsidRPr="00027A41">
        <w:rPr>
          <w:i/>
          <w:iCs/>
          <w:noProof/>
        </w:rPr>
        <w:t>Journal of Avian Biology</w:t>
      </w:r>
      <w:r w:rsidRPr="00027A41">
        <w:rPr>
          <w:noProof/>
        </w:rPr>
        <w:t xml:space="preserve">, </w:t>
      </w:r>
      <w:r w:rsidRPr="00027A41">
        <w:rPr>
          <w:i/>
          <w:iCs/>
          <w:noProof/>
        </w:rPr>
        <w:t>51</w:t>
      </w:r>
      <w:r w:rsidRPr="00027A41">
        <w:rPr>
          <w:noProof/>
        </w:rPr>
        <w:t>(9), 1–10. https://doi.org/10.1111/jav.02546</w:t>
      </w:r>
    </w:p>
    <w:p w14:paraId="0E8E1841" w14:textId="77777777" w:rsidR="00027A41" w:rsidRPr="00027A41" w:rsidRDefault="00027A41" w:rsidP="00027A41">
      <w:pPr>
        <w:autoSpaceDE w:val="0"/>
        <w:autoSpaceDN w:val="0"/>
        <w:adjustRightInd w:val="0"/>
        <w:ind w:left="480" w:hanging="480"/>
        <w:rPr>
          <w:noProof/>
        </w:rPr>
      </w:pPr>
      <w:r w:rsidRPr="00027A41">
        <w:rPr>
          <w:noProof/>
        </w:rPr>
        <w:t xml:space="preserve">Brlík, V., Koleček, J., Burgess, M., Hahn, S., Humple, D., Krist, M., … Procházka, P. (2020). Weak effects of geolocators on small birds: A meta-analysis controlled for phylogeny and publication bias. </w:t>
      </w:r>
      <w:r w:rsidRPr="00027A41">
        <w:rPr>
          <w:i/>
          <w:iCs/>
          <w:noProof/>
        </w:rPr>
        <w:t>Journal of Animal Ecology</w:t>
      </w:r>
      <w:r w:rsidRPr="00027A41">
        <w:rPr>
          <w:noProof/>
        </w:rPr>
        <w:t xml:space="preserve">, </w:t>
      </w:r>
      <w:r w:rsidRPr="00027A41">
        <w:rPr>
          <w:i/>
          <w:iCs/>
          <w:noProof/>
        </w:rPr>
        <w:t>89</w:t>
      </w:r>
      <w:r w:rsidRPr="00027A41">
        <w:rPr>
          <w:noProof/>
        </w:rPr>
        <w:t>(1), 207–220. https://doi.org/10.1111/1365-2656.12962</w:t>
      </w:r>
    </w:p>
    <w:p w14:paraId="7C4529FC" w14:textId="77777777" w:rsidR="00027A41" w:rsidRPr="00027A41" w:rsidRDefault="00027A41" w:rsidP="00027A41">
      <w:pPr>
        <w:autoSpaceDE w:val="0"/>
        <w:autoSpaceDN w:val="0"/>
        <w:adjustRightInd w:val="0"/>
        <w:ind w:left="480" w:hanging="480"/>
        <w:rPr>
          <w:noProof/>
        </w:rPr>
      </w:pPr>
      <w:r w:rsidRPr="00027A41">
        <w:rPr>
          <w:noProof/>
        </w:rPr>
        <w:lastRenderedPageBreak/>
        <w:t>Burgess, N., &amp; Clarke, G. (2000). Coastal forests of eastern Africa.</w:t>
      </w:r>
    </w:p>
    <w:p w14:paraId="0468A77B" w14:textId="77777777" w:rsidR="00027A41" w:rsidRPr="00027A41" w:rsidRDefault="00027A41" w:rsidP="00027A41">
      <w:pPr>
        <w:autoSpaceDE w:val="0"/>
        <w:autoSpaceDN w:val="0"/>
        <w:adjustRightInd w:val="0"/>
        <w:ind w:left="480" w:hanging="480"/>
        <w:rPr>
          <w:noProof/>
        </w:rPr>
      </w:pPr>
      <w:r w:rsidRPr="00F53D0A">
        <w:rPr>
          <w:noProof/>
          <w:lang w:val="de-DE"/>
          <w:rPrChange w:id="110" w:author="Matthew Sjaarda" w:date="2020-12-01T21:22:00Z">
            <w:rPr>
              <w:noProof/>
            </w:rPr>
          </w:rPrChange>
        </w:rPr>
        <w:t xml:space="preserve">Bussière, E. M. S., Underhill, L. G., &amp; Altwegg, R. (2015). </w:t>
      </w:r>
      <w:r w:rsidRPr="00027A41">
        <w:rPr>
          <w:noProof/>
        </w:rPr>
        <w:t xml:space="preserve">Patterns of bird migration phenology in South Africa suggest northern hemisphere climate as the most consistent driver of change. </w:t>
      </w:r>
      <w:r w:rsidRPr="00027A41">
        <w:rPr>
          <w:i/>
          <w:iCs/>
          <w:noProof/>
        </w:rPr>
        <w:t>Global Change Biology</w:t>
      </w:r>
      <w:r w:rsidRPr="00027A41">
        <w:rPr>
          <w:noProof/>
        </w:rPr>
        <w:t xml:space="preserve">, </w:t>
      </w:r>
      <w:r w:rsidRPr="00027A41">
        <w:rPr>
          <w:i/>
          <w:iCs/>
          <w:noProof/>
        </w:rPr>
        <w:t>21</w:t>
      </w:r>
      <w:r w:rsidRPr="00027A41">
        <w:rPr>
          <w:noProof/>
        </w:rPr>
        <w:t>(6), 2179–2190. https://doi.org/10.1111/gcb.12857</w:t>
      </w:r>
    </w:p>
    <w:p w14:paraId="3DEDC1C5" w14:textId="77777777" w:rsidR="00027A41" w:rsidRPr="00027A41" w:rsidRDefault="00027A41" w:rsidP="00027A41">
      <w:pPr>
        <w:autoSpaceDE w:val="0"/>
        <w:autoSpaceDN w:val="0"/>
        <w:adjustRightInd w:val="0"/>
        <w:ind w:left="480" w:hanging="480"/>
        <w:rPr>
          <w:noProof/>
        </w:rPr>
      </w:pPr>
      <w:r w:rsidRPr="00027A41">
        <w:rPr>
          <w:noProof/>
        </w:rPr>
        <w:t xml:space="preserve">Buuren, S. van, &amp; Groothuis-Oudshoorn, K. (2011). mice : Multivariate Imputation by Chained Equations in R. </w:t>
      </w:r>
      <w:r w:rsidRPr="00027A41">
        <w:rPr>
          <w:i/>
          <w:iCs/>
          <w:noProof/>
        </w:rPr>
        <w:t>Journal of Statistical Software</w:t>
      </w:r>
      <w:r w:rsidRPr="00027A41">
        <w:rPr>
          <w:noProof/>
        </w:rPr>
        <w:t xml:space="preserve">, </w:t>
      </w:r>
      <w:r w:rsidRPr="00027A41">
        <w:rPr>
          <w:i/>
          <w:iCs/>
          <w:noProof/>
        </w:rPr>
        <w:t>45</w:t>
      </w:r>
      <w:r w:rsidRPr="00027A41">
        <w:rPr>
          <w:noProof/>
        </w:rPr>
        <w:t>(3), 1–67. https://doi.org/10.18637/jss.v045.i03</w:t>
      </w:r>
    </w:p>
    <w:p w14:paraId="652F8339" w14:textId="77777777" w:rsidR="00027A41" w:rsidRPr="00F53D0A" w:rsidRDefault="00027A41" w:rsidP="00027A41">
      <w:pPr>
        <w:autoSpaceDE w:val="0"/>
        <w:autoSpaceDN w:val="0"/>
        <w:adjustRightInd w:val="0"/>
        <w:ind w:left="480" w:hanging="480"/>
        <w:rPr>
          <w:noProof/>
          <w:lang w:val="de-DE"/>
          <w:rPrChange w:id="111" w:author="Matthew Sjaarda" w:date="2020-12-01T21:22:00Z">
            <w:rPr>
              <w:noProof/>
            </w:rPr>
          </w:rPrChange>
        </w:rPr>
      </w:pPr>
      <w:r w:rsidRPr="00027A41">
        <w:rPr>
          <w:noProof/>
        </w:rPr>
        <w:t xml:space="preserve">Cox, D., Brandt, M., Mcgregor, R., Ottosson, U., Stevens, M., &amp; Cresswell, W. (2011). Patterns of seasonal and yearly mass variation in West African tropical savannah birds. </w:t>
      </w:r>
      <w:r w:rsidRPr="00F53D0A">
        <w:rPr>
          <w:i/>
          <w:iCs/>
          <w:noProof/>
          <w:lang w:val="de-DE"/>
          <w:rPrChange w:id="112" w:author="Matthew Sjaarda" w:date="2020-12-01T21:22:00Z">
            <w:rPr>
              <w:i/>
              <w:iCs/>
              <w:noProof/>
            </w:rPr>
          </w:rPrChange>
        </w:rPr>
        <w:t>Ibis</w:t>
      </w:r>
      <w:r w:rsidRPr="00F53D0A">
        <w:rPr>
          <w:noProof/>
          <w:lang w:val="de-DE"/>
          <w:rPrChange w:id="113" w:author="Matthew Sjaarda" w:date="2020-12-01T21:22:00Z">
            <w:rPr>
              <w:noProof/>
            </w:rPr>
          </w:rPrChange>
        </w:rPr>
        <w:t xml:space="preserve">, </w:t>
      </w:r>
      <w:r w:rsidRPr="00F53D0A">
        <w:rPr>
          <w:i/>
          <w:iCs/>
          <w:noProof/>
          <w:lang w:val="de-DE"/>
          <w:rPrChange w:id="114" w:author="Matthew Sjaarda" w:date="2020-12-01T21:22:00Z">
            <w:rPr>
              <w:i/>
              <w:iCs/>
              <w:noProof/>
            </w:rPr>
          </w:rPrChange>
        </w:rPr>
        <w:t>153</w:t>
      </w:r>
      <w:r w:rsidRPr="00F53D0A">
        <w:rPr>
          <w:noProof/>
          <w:lang w:val="de-DE"/>
          <w:rPrChange w:id="115" w:author="Matthew Sjaarda" w:date="2020-12-01T21:22:00Z">
            <w:rPr>
              <w:noProof/>
            </w:rPr>
          </w:rPrChange>
        </w:rPr>
        <w:t>(4), 672–683. https://doi.org/10.1111/j.1474-919X.2011.01150.x</w:t>
      </w:r>
    </w:p>
    <w:p w14:paraId="6ACA07AF" w14:textId="77777777" w:rsidR="00027A41" w:rsidRPr="00027A41" w:rsidRDefault="00027A41" w:rsidP="00027A41">
      <w:pPr>
        <w:autoSpaceDE w:val="0"/>
        <w:autoSpaceDN w:val="0"/>
        <w:adjustRightInd w:val="0"/>
        <w:ind w:left="480" w:hanging="480"/>
        <w:rPr>
          <w:noProof/>
        </w:rPr>
      </w:pPr>
      <w:r w:rsidRPr="00F53D0A">
        <w:rPr>
          <w:noProof/>
          <w:lang w:val="de-DE"/>
          <w:rPrChange w:id="116" w:author="Matthew Sjaarda" w:date="2020-12-01T21:22:00Z">
            <w:rPr>
              <w:noProof/>
            </w:rPr>
          </w:rPrChange>
        </w:rPr>
        <w:t xml:space="preserve">Dhanjal-Adams, K. L., Bauer, S., Emmenegger, T., Hahn, S., Lisovski, S., &amp; Liechti, F. (2018). </w:t>
      </w:r>
      <w:r w:rsidRPr="00027A41">
        <w:rPr>
          <w:noProof/>
        </w:rPr>
        <w:t xml:space="preserve">Spatiotemporal Group Dynamics in a Long-Distance Migratory Bird. </w:t>
      </w:r>
      <w:r w:rsidRPr="00027A41">
        <w:rPr>
          <w:i/>
          <w:iCs/>
          <w:noProof/>
        </w:rPr>
        <w:t>Current Biology</w:t>
      </w:r>
      <w:r w:rsidRPr="00027A41">
        <w:rPr>
          <w:noProof/>
        </w:rPr>
        <w:t xml:space="preserve">, </w:t>
      </w:r>
      <w:r w:rsidRPr="00027A41">
        <w:rPr>
          <w:i/>
          <w:iCs/>
          <w:noProof/>
        </w:rPr>
        <w:t>28</w:t>
      </w:r>
      <w:r w:rsidRPr="00027A41">
        <w:rPr>
          <w:noProof/>
        </w:rPr>
        <w:t>(17), 2824-2830.e3. https://doi.org/10.1016/j.cub.2018.06.054</w:t>
      </w:r>
    </w:p>
    <w:p w14:paraId="6395A694" w14:textId="77777777" w:rsidR="00027A41" w:rsidRPr="00027A41" w:rsidRDefault="00027A41" w:rsidP="00027A41">
      <w:pPr>
        <w:autoSpaceDE w:val="0"/>
        <w:autoSpaceDN w:val="0"/>
        <w:adjustRightInd w:val="0"/>
        <w:ind w:left="480" w:hanging="480"/>
        <w:rPr>
          <w:noProof/>
        </w:rPr>
      </w:pPr>
      <w:r w:rsidRPr="00F53D0A">
        <w:rPr>
          <w:noProof/>
          <w:lang w:val="fr-FR"/>
          <w:rPrChange w:id="117" w:author="Matthew Sjaarda" w:date="2020-12-01T21:22:00Z">
            <w:rPr>
              <w:noProof/>
            </w:rPr>
          </w:rPrChange>
        </w:rPr>
        <w:t xml:space="preserve">Finch, T., Saunders, P., Avilés, J. M., Bermejo, A., Catry, I., de la Puente, J., … </w:t>
      </w:r>
      <w:r w:rsidRPr="00027A41">
        <w:rPr>
          <w:noProof/>
        </w:rPr>
        <w:t xml:space="preserve">Butler, S. J. (2015). A pan-European, multipopulation assessment of migratory connectivity in a near-threatened migrant bird. </w:t>
      </w:r>
      <w:r w:rsidRPr="00027A41">
        <w:rPr>
          <w:i/>
          <w:iCs/>
          <w:noProof/>
        </w:rPr>
        <w:t>Diversity and Distributions</w:t>
      </w:r>
      <w:r w:rsidRPr="00027A41">
        <w:rPr>
          <w:noProof/>
        </w:rPr>
        <w:t xml:space="preserve">, </w:t>
      </w:r>
      <w:r w:rsidRPr="00027A41">
        <w:rPr>
          <w:i/>
          <w:iCs/>
          <w:noProof/>
        </w:rPr>
        <w:t>21</w:t>
      </w:r>
      <w:r w:rsidRPr="00027A41">
        <w:rPr>
          <w:noProof/>
        </w:rPr>
        <w:t>(9), 1051–1062. https://doi.org/10.1111/ddi.12345</w:t>
      </w:r>
    </w:p>
    <w:p w14:paraId="7F246C14" w14:textId="77777777" w:rsidR="00027A41" w:rsidRPr="00027A41" w:rsidRDefault="00027A41" w:rsidP="00027A41">
      <w:pPr>
        <w:autoSpaceDE w:val="0"/>
        <w:autoSpaceDN w:val="0"/>
        <w:adjustRightInd w:val="0"/>
        <w:ind w:left="480" w:hanging="480"/>
        <w:rPr>
          <w:noProof/>
        </w:rPr>
      </w:pPr>
      <w:r w:rsidRPr="00027A41">
        <w:rPr>
          <w:noProof/>
        </w:rPr>
        <w:t xml:space="preserve">Fudickar, A. M., Wikelski, M., &amp; Partecke, J. (2012). Tracking migratory songbirds: accuracy of light-level loggers (geolocators) in forest habitats. </w:t>
      </w:r>
      <w:r w:rsidRPr="00027A41">
        <w:rPr>
          <w:i/>
          <w:iCs/>
          <w:noProof/>
        </w:rPr>
        <w:t>Methods in Ecology and Evolution</w:t>
      </w:r>
      <w:r w:rsidRPr="00027A41">
        <w:rPr>
          <w:noProof/>
        </w:rPr>
        <w:t xml:space="preserve">, </w:t>
      </w:r>
      <w:r w:rsidRPr="00027A41">
        <w:rPr>
          <w:i/>
          <w:iCs/>
          <w:noProof/>
        </w:rPr>
        <w:t>3</w:t>
      </w:r>
      <w:r w:rsidRPr="00027A41">
        <w:rPr>
          <w:noProof/>
        </w:rPr>
        <w:t>(1), 47–52. https://doi.org/10.1111/j.2041-210X.2011.00136.x</w:t>
      </w:r>
    </w:p>
    <w:p w14:paraId="3353462F" w14:textId="77777777" w:rsidR="00027A41" w:rsidRPr="00027A41" w:rsidRDefault="00027A41" w:rsidP="00027A41">
      <w:pPr>
        <w:autoSpaceDE w:val="0"/>
        <w:autoSpaceDN w:val="0"/>
        <w:adjustRightInd w:val="0"/>
        <w:ind w:left="480" w:hanging="480"/>
        <w:rPr>
          <w:noProof/>
        </w:rPr>
      </w:pPr>
      <w:r w:rsidRPr="00F53D0A">
        <w:rPr>
          <w:noProof/>
          <w:lang w:val="de-DE"/>
          <w:rPrChange w:id="118" w:author="Matthew Sjaarda" w:date="2020-12-01T21:22:00Z">
            <w:rPr>
              <w:noProof/>
            </w:rPr>
          </w:rPrChange>
        </w:rPr>
        <w:t xml:space="preserve">Hahn, S., Alves, J. A., Bedev, K., Costa, J. S., Emmenegger, T., Schulze, M., … </w:t>
      </w:r>
      <w:r w:rsidRPr="00027A41">
        <w:rPr>
          <w:noProof/>
        </w:rPr>
        <w:t xml:space="preserve">Dhanjal-Adams, K. L. (2020). Range-wide migration corridors and non-breeding areas of a northward expanding Afro-Palaearctic migrant, the European Bee-eater Merops apiaster. </w:t>
      </w:r>
      <w:r w:rsidRPr="00027A41">
        <w:rPr>
          <w:i/>
          <w:iCs/>
          <w:noProof/>
        </w:rPr>
        <w:t>Ibis</w:t>
      </w:r>
      <w:r w:rsidRPr="00027A41">
        <w:rPr>
          <w:noProof/>
        </w:rPr>
        <w:t xml:space="preserve">, </w:t>
      </w:r>
      <w:r w:rsidRPr="00027A41">
        <w:rPr>
          <w:i/>
          <w:iCs/>
          <w:noProof/>
        </w:rPr>
        <w:t>162</w:t>
      </w:r>
      <w:r w:rsidRPr="00027A41">
        <w:rPr>
          <w:noProof/>
        </w:rPr>
        <w:t>(2), 345–355. https://doi.org/10.1111/ibi.12752</w:t>
      </w:r>
    </w:p>
    <w:p w14:paraId="1CB849ED" w14:textId="77777777" w:rsidR="00027A41" w:rsidRPr="00027A41" w:rsidRDefault="00027A41" w:rsidP="00027A41">
      <w:pPr>
        <w:autoSpaceDE w:val="0"/>
        <w:autoSpaceDN w:val="0"/>
        <w:adjustRightInd w:val="0"/>
        <w:ind w:left="480" w:hanging="480"/>
        <w:rPr>
          <w:noProof/>
        </w:rPr>
      </w:pPr>
      <w:r w:rsidRPr="00027A41">
        <w:rPr>
          <w:noProof/>
        </w:rPr>
        <w:t xml:space="preserve">Jiguet, F., Burgess, M., Thorup, K., Conway, G., Arroyo Matos, J. L., Barber, L., … Hewson, C. (2019). Desert crossing strategies of migrant songbirds vary between and within species. </w:t>
      </w:r>
      <w:r w:rsidRPr="00027A41">
        <w:rPr>
          <w:i/>
          <w:iCs/>
          <w:noProof/>
        </w:rPr>
        <w:t>Scientific Reports</w:t>
      </w:r>
      <w:r w:rsidRPr="00027A41">
        <w:rPr>
          <w:noProof/>
        </w:rPr>
        <w:t xml:space="preserve">, </w:t>
      </w:r>
      <w:r w:rsidRPr="00027A41">
        <w:rPr>
          <w:i/>
          <w:iCs/>
          <w:noProof/>
        </w:rPr>
        <w:t>9</w:t>
      </w:r>
      <w:r w:rsidRPr="00027A41">
        <w:rPr>
          <w:noProof/>
        </w:rPr>
        <w:t>(1), 1–12. https://doi.org/10.1038/s41598-019-56677-4</w:t>
      </w:r>
    </w:p>
    <w:p w14:paraId="64F8BC32" w14:textId="77777777" w:rsidR="00027A41" w:rsidRPr="00027A41" w:rsidRDefault="00027A41" w:rsidP="00027A41">
      <w:pPr>
        <w:autoSpaceDE w:val="0"/>
        <w:autoSpaceDN w:val="0"/>
        <w:adjustRightInd w:val="0"/>
        <w:ind w:left="480" w:hanging="480"/>
        <w:rPr>
          <w:noProof/>
        </w:rPr>
      </w:pPr>
      <w:r w:rsidRPr="00027A41">
        <w:rPr>
          <w:noProof/>
        </w:rPr>
        <w:t xml:space="preserve">Kralj, J., Martinović, M., Jurinović, L., Szinai, P., Süto, S., &amp; Preiszner, B. (2020). Geolocator study reveals east African migration route of Central European Common Terns. </w:t>
      </w:r>
      <w:r w:rsidRPr="00027A41">
        <w:rPr>
          <w:i/>
          <w:iCs/>
          <w:noProof/>
        </w:rPr>
        <w:t>Avian Research</w:t>
      </w:r>
      <w:r w:rsidRPr="00027A41">
        <w:rPr>
          <w:noProof/>
        </w:rPr>
        <w:t xml:space="preserve">, </w:t>
      </w:r>
      <w:r w:rsidRPr="00027A41">
        <w:rPr>
          <w:i/>
          <w:iCs/>
          <w:noProof/>
        </w:rPr>
        <w:t>11</w:t>
      </w:r>
      <w:r w:rsidRPr="00027A41">
        <w:rPr>
          <w:noProof/>
        </w:rPr>
        <w:t>(1), 1–11. https://doi.org/10.1186/s40657-020-00191-z</w:t>
      </w:r>
    </w:p>
    <w:p w14:paraId="3558C5B9" w14:textId="77777777" w:rsidR="00027A41" w:rsidRPr="00F53D0A" w:rsidRDefault="00027A41" w:rsidP="00027A41">
      <w:pPr>
        <w:autoSpaceDE w:val="0"/>
        <w:autoSpaceDN w:val="0"/>
        <w:adjustRightInd w:val="0"/>
        <w:ind w:left="480" w:hanging="480"/>
        <w:rPr>
          <w:noProof/>
          <w:lang w:val="it-IT"/>
          <w:rPrChange w:id="119" w:author="Matthew Sjaarda" w:date="2020-12-01T21:22:00Z">
            <w:rPr>
              <w:noProof/>
            </w:rPr>
          </w:rPrChange>
        </w:rPr>
      </w:pPr>
      <w:r w:rsidRPr="00027A41">
        <w:rPr>
          <w:noProof/>
        </w:rPr>
        <w:t xml:space="preserve">Liechti, F., Bauer, S., Dhanjal-Adams, K. L., Emmenegger, T., Zehtindjiev, P., &amp; Hahn, S. (2018). Miniaturized multi-sensor loggers provide new insight into year-round flight behaviour of small trans-Sahara avian migrants. </w:t>
      </w:r>
      <w:r w:rsidRPr="00F53D0A">
        <w:rPr>
          <w:i/>
          <w:iCs/>
          <w:noProof/>
          <w:lang w:val="it-IT"/>
          <w:rPrChange w:id="120" w:author="Matthew Sjaarda" w:date="2020-12-01T21:22:00Z">
            <w:rPr>
              <w:i/>
              <w:iCs/>
              <w:noProof/>
            </w:rPr>
          </w:rPrChange>
        </w:rPr>
        <w:t>Movement Ecology</w:t>
      </w:r>
      <w:r w:rsidRPr="00F53D0A">
        <w:rPr>
          <w:noProof/>
          <w:lang w:val="it-IT"/>
          <w:rPrChange w:id="121" w:author="Matthew Sjaarda" w:date="2020-12-01T21:22:00Z">
            <w:rPr>
              <w:noProof/>
            </w:rPr>
          </w:rPrChange>
        </w:rPr>
        <w:t xml:space="preserve">, </w:t>
      </w:r>
      <w:r w:rsidRPr="00F53D0A">
        <w:rPr>
          <w:i/>
          <w:iCs/>
          <w:noProof/>
          <w:lang w:val="it-IT"/>
          <w:rPrChange w:id="122" w:author="Matthew Sjaarda" w:date="2020-12-01T21:22:00Z">
            <w:rPr>
              <w:i/>
              <w:iCs/>
              <w:noProof/>
            </w:rPr>
          </w:rPrChange>
        </w:rPr>
        <w:t>6</w:t>
      </w:r>
      <w:r w:rsidRPr="00F53D0A">
        <w:rPr>
          <w:noProof/>
          <w:lang w:val="it-IT"/>
          <w:rPrChange w:id="123" w:author="Matthew Sjaarda" w:date="2020-12-01T21:22:00Z">
            <w:rPr>
              <w:noProof/>
            </w:rPr>
          </w:rPrChange>
        </w:rPr>
        <w:t>(1), 1–10. https://doi.org/10.1186/s40462-018-0137-1</w:t>
      </w:r>
    </w:p>
    <w:p w14:paraId="29A611D7" w14:textId="77777777" w:rsidR="00027A41" w:rsidRPr="00027A41" w:rsidRDefault="00027A41" w:rsidP="00027A41">
      <w:pPr>
        <w:autoSpaceDE w:val="0"/>
        <w:autoSpaceDN w:val="0"/>
        <w:adjustRightInd w:val="0"/>
        <w:ind w:left="480" w:hanging="480"/>
        <w:rPr>
          <w:noProof/>
        </w:rPr>
      </w:pPr>
      <w:r w:rsidRPr="00F53D0A">
        <w:rPr>
          <w:noProof/>
          <w:lang w:val="it-IT"/>
          <w:rPrChange w:id="124" w:author="Matthew Sjaarda" w:date="2020-12-01T21:22:00Z">
            <w:rPr>
              <w:noProof/>
            </w:rPr>
          </w:rPrChange>
        </w:rPr>
        <w:t xml:space="preserve">Liechti, F., Scandolara, C., Rubolini, D., Ambrosini, R., Korner-Nievergelt, F., Hahn, S., … </w:t>
      </w:r>
      <w:r w:rsidRPr="00027A41">
        <w:rPr>
          <w:noProof/>
        </w:rPr>
        <w:t xml:space="preserve">Saino, N. (2015). Timing of migration and residence areas during the non-breeding period of barn swallows Hirundo rustica in relation to sex and population. </w:t>
      </w:r>
      <w:r w:rsidRPr="00027A41">
        <w:rPr>
          <w:i/>
          <w:iCs/>
          <w:noProof/>
        </w:rPr>
        <w:lastRenderedPageBreak/>
        <w:t>Journal of Avian Biology</w:t>
      </w:r>
      <w:r w:rsidRPr="00027A41">
        <w:rPr>
          <w:noProof/>
        </w:rPr>
        <w:t xml:space="preserve">, </w:t>
      </w:r>
      <w:r w:rsidRPr="00027A41">
        <w:rPr>
          <w:i/>
          <w:iCs/>
          <w:noProof/>
        </w:rPr>
        <w:t>46</w:t>
      </w:r>
      <w:r w:rsidRPr="00027A41">
        <w:rPr>
          <w:noProof/>
        </w:rPr>
        <w:t>(3), 254–265. https://doi.org/10.1111/jav.00485</w:t>
      </w:r>
    </w:p>
    <w:p w14:paraId="63073175" w14:textId="77777777" w:rsidR="00027A41" w:rsidRPr="00027A41" w:rsidRDefault="00027A41" w:rsidP="00027A41">
      <w:pPr>
        <w:autoSpaceDE w:val="0"/>
        <w:autoSpaceDN w:val="0"/>
        <w:adjustRightInd w:val="0"/>
        <w:ind w:left="480" w:hanging="480"/>
        <w:rPr>
          <w:noProof/>
        </w:rPr>
      </w:pPr>
      <w:r w:rsidRPr="00027A41">
        <w:rPr>
          <w:noProof/>
        </w:rPr>
        <w:t xml:space="preserve">Lisovski, S., Bauer, S., Briedis, M., Davidson, S. C., Dhanjal‐Adams, K. L., Hallworth, M. T., … Bridge, E. S. (2020). Light‐level geolocator analyses: A user’s guide. </w:t>
      </w:r>
      <w:r w:rsidRPr="00027A41">
        <w:rPr>
          <w:i/>
          <w:iCs/>
          <w:noProof/>
        </w:rPr>
        <w:t>Journal of Animal Ecology</w:t>
      </w:r>
      <w:r w:rsidRPr="00027A41">
        <w:rPr>
          <w:noProof/>
        </w:rPr>
        <w:t xml:space="preserve">, </w:t>
      </w:r>
      <w:r w:rsidRPr="00027A41">
        <w:rPr>
          <w:i/>
          <w:iCs/>
          <w:noProof/>
        </w:rPr>
        <w:t>89</w:t>
      </w:r>
      <w:r w:rsidRPr="00027A41">
        <w:rPr>
          <w:noProof/>
        </w:rPr>
        <w:t>(1), 221–236. https://doi.org/10.1111/1365-2656.13036</w:t>
      </w:r>
    </w:p>
    <w:p w14:paraId="260132DE" w14:textId="77777777" w:rsidR="00027A41" w:rsidRPr="00027A41" w:rsidRDefault="00027A41" w:rsidP="00027A41">
      <w:pPr>
        <w:autoSpaceDE w:val="0"/>
        <w:autoSpaceDN w:val="0"/>
        <w:adjustRightInd w:val="0"/>
        <w:ind w:left="480" w:hanging="480"/>
        <w:rPr>
          <w:noProof/>
        </w:rPr>
      </w:pPr>
      <w:r w:rsidRPr="00027A41">
        <w:rPr>
          <w:noProof/>
        </w:rPr>
        <w:t xml:space="preserve">Lisovski, S., &amp; Hahn, S. (2012). GeoLight - processing and analysing light-based geolocator data in R. </w:t>
      </w:r>
      <w:r w:rsidRPr="00027A41">
        <w:rPr>
          <w:i/>
          <w:iCs/>
          <w:noProof/>
        </w:rPr>
        <w:t>Methods in Ecology and Evolution</w:t>
      </w:r>
      <w:r w:rsidRPr="00027A41">
        <w:rPr>
          <w:noProof/>
        </w:rPr>
        <w:t xml:space="preserve">, </w:t>
      </w:r>
      <w:r w:rsidRPr="00027A41">
        <w:rPr>
          <w:i/>
          <w:iCs/>
          <w:noProof/>
        </w:rPr>
        <w:t>3</w:t>
      </w:r>
      <w:r w:rsidRPr="00027A41">
        <w:rPr>
          <w:noProof/>
        </w:rPr>
        <w:t>(6), 1055–1059. https://doi.org/10.1111/j.2041-210X.2012.00248.x</w:t>
      </w:r>
    </w:p>
    <w:p w14:paraId="17092E91" w14:textId="77777777" w:rsidR="00027A41" w:rsidRPr="00027A41" w:rsidRDefault="00027A41" w:rsidP="00027A41">
      <w:pPr>
        <w:autoSpaceDE w:val="0"/>
        <w:autoSpaceDN w:val="0"/>
        <w:adjustRightInd w:val="0"/>
        <w:ind w:left="480" w:hanging="480"/>
        <w:rPr>
          <w:noProof/>
        </w:rPr>
      </w:pPr>
      <w:r w:rsidRPr="00F53D0A">
        <w:rPr>
          <w:noProof/>
          <w:lang w:val="de-DE"/>
          <w:rPrChange w:id="125" w:author="Matthew Sjaarda" w:date="2020-12-01T21:22:00Z">
            <w:rPr>
              <w:noProof/>
            </w:rPr>
          </w:rPrChange>
        </w:rPr>
        <w:t xml:space="preserve">Lisovski, S., Hewson, C. M., Klaassen, R. H. G., Korner-Nievergelt, F., Kristensen, M. W., &amp; Hahn, S. (2012). </w:t>
      </w:r>
      <w:r w:rsidRPr="00027A41">
        <w:rPr>
          <w:noProof/>
        </w:rPr>
        <w:t xml:space="preserve">Geolocation by light: Accuracy and precision affected by environmental factors. </w:t>
      </w:r>
      <w:r w:rsidRPr="00027A41">
        <w:rPr>
          <w:i/>
          <w:iCs/>
          <w:noProof/>
        </w:rPr>
        <w:t>Methods in Ecology and Evolution</w:t>
      </w:r>
      <w:r w:rsidRPr="00027A41">
        <w:rPr>
          <w:noProof/>
        </w:rPr>
        <w:t xml:space="preserve">, </w:t>
      </w:r>
      <w:r w:rsidRPr="00027A41">
        <w:rPr>
          <w:i/>
          <w:iCs/>
          <w:noProof/>
        </w:rPr>
        <w:t>3</w:t>
      </w:r>
      <w:r w:rsidRPr="00027A41">
        <w:rPr>
          <w:noProof/>
        </w:rPr>
        <w:t>(3), 603–612. https://doi.org/10.1111/j.2041-210X.2012.00185.x</w:t>
      </w:r>
    </w:p>
    <w:p w14:paraId="564C21D4" w14:textId="77777777" w:rsidR="00027A41" w:rsidRPr="00027A41" w:rsidRDefault="00027A41" w:rsidP="00027A41">
      <w:pPr>
        <w:autoSpaceDE w:val="0"/>
        <w:autoSpaceDN w:val="0"/>
        <w:adjustRightInd w:val="0"/>
        <w:ind w:left="480" w:hanging="480"/>
        <w:rPr>
          <w:noProof/>
        </w:rPr>
      </w:pPr>
      <w:r w:rsidRPr="00027A41">
        <w:rPr>
          <w:noProof/>
        </w:rPr>
        <w:t xml:space="preserve">Lisovski, S., Schmaljohann, H., Bridge, E. S., Bauer, S., Farnsworth, A., Gauthreaux, S. A., … Wunder, M. B. (2018). Inherent limits of light-level geolocation may lead to over-interpretation. </w:t>
      </w:r>
      <w:r w:rsidRPr="00027A41">
        <w:rPr>
          <w:i/>
          <w:iCs/>
          <w:noProof/>
        </w:rPr>
        <w:t>Current Biology</w:t>
      </w:r>
      <w:r w:rsidRPr="00027A41">
        <w:rPr>
          <w:noProof/>
        </w:rPr>
        <w:t xml:space="preserve">, </w:t>
      </w:r>
      <w:r w:rsidRPr="00027A41">
        <w:rPr>
          <w:i/>
          <w:iCs/>
          <w:noProof/>
        </w:rPr>
        <w:t>28</w:t>
      </w:r>
      <w:r w:rsidRPr="00027A41">
        <w:rPr>
          <w:noProof/>
        </w:rPr>
        <w:t>(3), R99–R100. https://doi.org/10.1016/j.cub.2017.11.072</w:t>
      </w:r>
    </w:p>
    <w:p w14:paraId="41BAA1D9" w14:textId="77777777" w:rsidR="00027A41" w:rsidRPr="00027A41" w:rsidRDefault="00027A41" w:rsidP="00027A41">
      <w:pPr>
        <w:autoSpaceDE w:val="0"/>
        <w:autoSpaceDN w:val="0"/>
        <w:adjustRightInd w:val="0"/>
        <w:ind w:left="480" w:hanging="480"/>
        <w:rPr>
          <w:noProof/>
        </w:rPr>
      </w:pPr>
      <w:r w:rsidRPr="00027A41">
        <w:rPr>
          <w:noProof/>
        </w:rPr>
        <w:t xml:space="preserve">Marris, E. (2010). Conservation: Biodiversity as a bonus prize. </w:t>
      </w:r>
      <w:r w:rsidRPr="00027A41">
        <w:rPr>
          <w:i/>
          <w:iCs/>
          <w:noProof/>
        </w:rPr>
        <w:t>Nature</w:t>
      </w:r>
      <w:r w:rsidRPr="00027A41">
        <w:rPr>
          <w:noProof/>
        </w:rPr>
        <w:t xml:space="preserve">, </w:t>
      </w:r>
      <w:r w:rsidRPr="00027A41">
        <w:rPr>
          <w:i/>
          <w:iCs/>
          <w:noProof/>
        </w:rPr>
        <w:t>468</w:t>
      </w:r>
      <w:r w:rsidRPr="00027A41">
        <w:rPr>
          <w:noProof/>
        </w:rPr>
        <w:t>(7326), 895. https://doi.org/10.1038/468895a</w:t>
      </w:r>
    </w:p>
    <w:p w14:paraId="2FDFE7E3" w14:textId="77777777" w:rsidR="00027A41" w:rsidRPr="00027A41" w:rsidRDefault="00027A41" w:rsidP="00027A41">
      <w:pPr>
        <w:autoSpaceDE w:val="0"/>
        <w:autoSpaceDN w:val="0"/>
        <w:adjustRightInd w:val="0"/>
        <w:ind w:left="480" w:hanging="480"/>
        <w:rPr>
          <w:noProof/>
        </w:rPr>
      </w:pPr>
      <w:r w:rsidRPr="00027A41">
        <w:rPr>
          <w:noProof/>
        </w:rPr>
        <w:t xml:space="preserve">McKinnon, E. A., &amp; Love, O. P. (2018). Ten years tracking the migrations of small landbirds: Lessons learned in the golden age of bio-logging. </w:t>
      </w:r>
      <w:r w:rsidRPr="00027A41">
        <w:rPr>
          <w:i/>
          <w:iCs/>
          <w:noProof/>
        </w:rPr>
        <w:t>The Auk</w:t>
      </w:r>
      <w:r w:rsidRPr="00027A41">
        <w:rPr>
          <w:noProof/>
        </w:rPr>
        <w:t xml:space="preserve">, </w:t>
      </w:r>
      <w:r w:rsidRPr="00027A41">
        <w:rPr>
          <w:i/>
          <w:iCs/>
          <w:noProof/>
        </w:rPr>
        <w:t>135</w:t>
      </w:r>
      <w:r w:rsidRPr="00027A41">
        <w:rPr>
          <w:noProof/>
        </w:rPr>
        <w:t>(4), 834–856. https://doi.org/10.1642/auk-17-202.1</w:t>
      </w:r>
    </w:p>
    <w:p w14:paraId="3BCFB214" w14:textId="77777777" w:rsidR="00027A41" w:rsidRPr="00027A41" w:rsidRDefault="00027A41" w:rsidP="00027A41">
      <w:pPr>
        <w:autoSpaceDE w:val="0"/>
        <w:autoSpaceDN w:val="0"/>
        <w:adjustRightInd w:val="0"/>
        <w:ind w:left="480" w:hanging="480"/>
        <w:rPr>
          <w:noProof/>
        </w:rPr>
      </w:pPr>
      <w:r w:rsidRPr="00027A41">
        <w:rPr>
          <w:noProof/>
        </w:rPr>
        <w:t xml:space="preserve">Meier, C. M., Karaardıç, H., Aymí, R., Peev, S. G., Bächler, E., Weber, R., … Liechti, F. (2018). What makes Alpine swift ascend at twilight? Novel geolocators reveal year-round flight behaviour. </w:t>
      </w:r>
      <w:r w:rsidRPr="00027A41">
        <w:rPr>
          <w:i/>
          <w:iCs/>
          <w:noProof/>
        </w:rPr>
        <w:t>Behavioral Ecology and Sociobiology</w:t>
      </w:r>
      <w:r w:rsidRPr="00027A41">
        <w:rPr>
          <w:noProof/>
        </w:rPr>
        <w:t xml:space="preserve">, </w:t>
      </w:r>
      <w:r w:rsidRPr="00027A41">
        <w:rPr>
          <w:i/>
          <w:iCs/>
          <w:noProof/>
        </w:rPr>
        <w:t>72</w:t>
      </w:r>
      <w:r w:rsidRPr="00027A41">
        <w:rPr>
          <w:noProof/>
        </w:rPr>
        <w:t>(3), 45. https://doi.org/10.1007/s00265-017-2438-6</w:t>
      </w:r>
    </w:p>
    <w:p w14:paraId="29EF6F1A" w14:textId="77777777" w:rsidR="00027A41" w:rsidRPr="00027A41" w:rsidRDefault="00027A41" w:rsidP="00027A41">
      <w:pPr>
        <w:autoSpaceDE w:val="0"/>
        <w:autoSpaceDN w:val="0"/>
        <w:adjustRightInd w:val="0"/>
        <w:ind w:left="480" w:hanging="480"/>
        <w:rPr>
          <w:noProof/>
        </w:rPr>
      </w:pPr>
      <w:r w:rsidRPr="00027A41">
        <w:rPr>
          <w:noProof/>
        </w:rPr>
        <w:t xml:space="preserve">Nussbaumer, R., &amp; Jackson, C. (2020). </w:t>
      </w:r>
      <w:r w:rsidRPr="00027A41">
        <w:rPr>
          <w:i/>
          <w:iCs/>
          <w:noProof/>
        </w:rPr>
        <w:t>Using geolocators to unravel intra-African migrant strategies</w:t>
      </w:r>
      <w:r w:rsidRPr="00027A41">
        <w:rPr>
          <w:noProof/>
        </w:rPr>
        <w:t>. Watamu. https://doi.org/10.13140/RG.2.2.34477.10721</w:t>
      </w:r>
    </w:p>
    <w:p w14:paraId="6185F702" w14:textId="77777777" w:rsidR="00027A41" w:rsidRPr="00027A41" w:rsidRDefault="00027A41" w:rsidP="00027A41">
      <w:pPr>
        <w:autoSpaceDE w:val="0"/>
        <w:autoSpaceDN w:val="0"/>
        <w:adjustRightInd w:val="0"/>
        <w:ind w:left="480" w:hanging="480"/>
        <w:rPr>
          <w:noProof/>
        </w:rPr>
      </w:pPr>
      <w:r w:rsidRPr="00027A41">
        <w:rPr>
          <w:noProof/>
        </w:rPr>
        <w:t xml:space="preserve">Nwaogu, C. J., &amp; Cresswell, W. (2016). Body reserves in intra-African migrants. </w:t>
      </w:r>
      <w:r w:rsidRPr="00027A41">
        <w:rPr>
          <w:i/>
          <w:iCs/>
          <w:noProof/>
        </w:rPr>
        <w:t>Journal of Ornithology</w:t>
      </w:r>
      <w:r w:rsidRPr="00027A41">
        <w:rPr>
          <w:noProof/>
        </w:rPr>
        <w:t xml:space="preserve">, </w:t>
      </w:r>
      <w:r w:rsidRPr="00027A41">
        <w:rPr>
          <w:i/>
          <w:iCs/>
          <w:noProof/>
        </w:rPr>
        <w:t>157</w:t>
      </w:r>
      <w:r w:rsidRPr="00027A41">
        <w:rPr>
          <w:noProof/>
        </w:rPr>
        <w:t>(1), 125–135. https://doi.org/10.1007/s10336-015-1259-5</w:t>
      </w:r>
    </w:p>
    <w:p w14:paraId="6B61FB43" w14:textId="77777777" w:rsidR="00027A41" w:rsidRPr="00027A41" w:rsidRDefault="00027A41" w:rsidP="00027A41">
      <w:pPr>
        <w:autoSpaceDE w:val="0"/>
        <w:autoSpaceDN w:val="0"/>
        <w:adjustRightInd w:val="0"/>
        <w:ind w:left="480" w:hanging="480"/>
        <w:rPr>
          <w:noProof/>
        </w:rPr>
      </w:pPr>
      <w:r w:rsidRPr="00027A41">
        <w:rPr>
          <w:noProof/>
        </w:rPr>
        <w:t xml:space="preserve">Osinubi, S. T. (2018). </w:t>
      </w:r>
      <w:r w:rsidRPr="00027A41">
        <w:rPr>
          <w:i/>
          <w:iCs/>
          <w:noProof/>
        </w:rPr>
        <w:t>Intra-African Bird Migration Project : ecology and conservation</w:t>
      </w:r>
      <w:r w:rsidRPr="00027A41">
        <w:rPr>
          <w:noProof/>
        </w:rPr>
        <w:t>.</w:t>
      </w:r>
    </w:p>
    <w:p w14:paraId="28F13CFE" w14:textId="77777777" w:rsidR="00027A41" w:rsidRPr="00027A41" w:rsidRDefault="00027A41" w:rsidP="00027A41">
      <w:pPr>
        <w:autoSpaceDE w:val="0"/>
        <w:autoSpaceDN w:val="0"/>
        <w:adjustRightInd w:val="0"/>
        <w:ind w:left="480" w:hanging="480"/>
        <w:rPr>
          <w:noProof/>
        </w:rPr>
      </w:pPr>
      <w:r w:rsidRPr="00027A41">
        <w:rPr>
          <w:noProof/>
        </w:rPr>
        <w:t xml:space="preserve">Procházka, P., Hahn, S., Rolland, S., van der Jeugd, H., Csörgő, T., Jiguet, F., … Korner-Nievergelt, F. (2017). Delineating large-scale migratory connectivity of reed warblers using integrated multistate models. </w:t>
      </w:r>
      <w:r w:rsidRPr="00027A41">
        <w:rPr>
          <w:i/>
          <w:iCs/>
          <w:noProof/>
        </w:rPr>
        <w:t>Diversity and Distributions</w:t>
      </w:r>
      <w:r w:rsidRPr="00027A41">
        <w:rPr>
          <w:noProof/>
        </w:rPr>
        <w:t xml:space="preserve">, </w:t>
      </w:r>
      <w:r w:rsidRPr="00027A41">
        <w:rPr>
          <w:i/>
          <w:iCs/>
          <w:noProof/>
        </w:rPr>
        <w:t>23</w:t>
      </w:r>
      <w:r w:rsidRPr="00027A41">
        <w:rPr>
          <w:noProof/>
        </w:rPr>
        <w:t>(1), 27–40. https://doi.org/10.1111/ddi.12502</w:t>
      </w:r>
    </w:p>
    <w:p w14:paraId="49BD954B" w14:textId="77777777" w:rsidR="00027A41" w:rsidRPr="00027A41" w:rsidRDefault="00027A41" w:rsidP="00027A41">
      <w:pPr>
        <w:autoSpaceDE w:val="0"/>
        <w:autoSpaceDN w:val="0"/>
        <w:adjustRightInd w:val="0"/>
        <w:ind w:left="480" w:hanging="480"/>
        <w:rPr>
          <w:noProof/>
        </w:rPr>
      </w:pPr>
      <w:r w:rsidRPr="00027A41">
        <w:rPr>
          <w:noProof/>
        </w:rPr>
        <w:t>R Core Team. (2013). R: A language and environment for statistical computing. Vienna, Austria.</w:t>
      </w:r>
    </w:p>
    <w:p w14:paraId="091540DB" w14:textId="77777777" w:rsidR="00027A41" w:rsidRPr="00027A41" w:rsidRDefault="00027A41" w:rsidP="00027A41">
      <w:pPr>
        <w:autoSpaceDE w:val="0"/>
        <w:autoSpaceDN w:val="0"/>
        <w:adjustRightInd w:val="0"/>
        <w:ind w:left="480" w:hanging="480"/>
        <w:rPr>
          <w:noProof/>
        </w:rPr>
      </w:pPr>
      <w:r w:rsidRPr="00027A41">
        <w:rPr>
          <w:noProof/>
        </w:rPr>
        <w:t xml:space="preserve">Salewski, V., Flade, M., Poluda, A., Kiljan, G., Liechti, F., Lisovski, S., &amp; Hahn, S. </w:t>
      </w:r>
      <w:r w:rsidRPr="00027A41">
        <w:rPr>
          <w:noProof/>
        </w:rPr>
        <w:lastRenderedPageBreak/>
        <w:t xml:space="preserve">(2013). An unknown migration route of the “globally threatened” Aquatic Warbler revealed by geolocators. </w:t>
      </w:r>
      <w:r w:rsidRPr="00027A41">
        <w:rPr>
          <w:i/>
          <w:iCs/>
          <w:noProof/>
        </w:rPr>
        <w:t>Journal of Ornithology</w:t>
      </w:r>
      <w:r w:rsidRPr="00027A41">
        <w:rPr>
          <w:noProof/>
        </w:rPr>
        <w:t xml:space="preserve">, </w:t>
      </w:r>
      <w:r w:rsidRPr="00027A41">
        <w:rPr>
          <w:i/>
          <w:iCs/>
          <w:noProof/>
        </w:rPr>
        <w:t>154</w:t>
      </w:r>
      <w:r w:rsidRPr="00027A41">
        <w:rPr>
          <w:noProof/>
        </w:rPr>
        <w:t>(2), 549–552. https://doi.org/10.1007/s10336-012-0912-5</w:t>
      </w:r>
    </w:p>
    <w:p w14:paraId="0F65C689" w14:textId="77777777" w:rsidR="00027A41" w:rsidRPr="00027A41" w:rsidRDefault="00027A41" w:rsidP="00027A41">
      <w:pPr>
        <w:autoSpaceDE w:val="0"/>
        <w:autoSpaceDN w:val="0"/>
        <w:adjustRightInd w:val="0"/>
        <w:ind w:left="480" w:hanging="480"/>
        <w:rPr>
          <w:noProof/>
        </w:rPr>
      </w:pPr>
      <w:r w:rsidRPr="00027A41">
        <w:rPr>
          <w:noProof/>
        </w:rPr>
        <w:t xml:space="preserve">Şekercioĝlu,  çaĝan H., Primack, R. B., &amp; Wormworth, J. (2012). The effects of climate change on tropical birds. </w:t>
      </w:r>
      <w:r w:rsidRPr="00027A41">
        <w:rPr>
          <w:i/>
          <w:iCs/>
          <w:noProof/>
        </w:rPr>
        <w:t>Biological Conservation</w:t>
      </w:r>
      <w:r w:rsidRPr="00027A41">
        <w:rPr>
          <w:noProof/>
        </w:rPr>
        <w:t xml:space="preserve">, </w:t>
      </w:r>
      <w:r w:rsidRPr="00027A41">
        <w:rPr>
          <w:i/>
          <w:iCs/>
          <w:noProof/>
        </w:rPr>
        <w:t>148</w:t>
      </w:r>
      <w:r w:rsidRPr="00027A41">
        <w:rPr>
          <w:noProof/>
        </w:rPr>
        <w:t>(1), 1–18. https://doi.org/10.1016/j.biocon.2011.10.019</w:t>
      </w:r>
    </w:p>
    <w:p w14:paraId="4E7E395B" w14:textId="77777777" w:rsidR="00027A41" w:rsidRPr="00027A41" w:rsidRDefault="00027A41" w:rsidP="00027A41">
      <w:pPr>
        <w:autoSpaceDE w:val="0"/>
        <w:autoSpaceDN w:val="0"/>
        <w:adjustRightInd w:val="0"/>
        <w:ind w:left="480" w:hanging="480"/>
        <w:rPr>
          <w:noProof/>
        </w:rPr>
      </w:pPr>
      <w:r w:rsidRPr="00027A41">
        <w:rPr>
          <w:noProof/>
        </w:rPr>
        <w:t xml:space="preserve">Sekercioglu, C. H. (2010). IN FOCUS: Partial migration in tropical birds: the frontier of movement ecology. </w:t>
      </w:r>
      <w:r w:rsidRPr="00027A41">
        <w:rPr>
          <w:i/>
          <w:iCs/>
          <w:noProof/>
        </w:rPr>
        <w:t>Journal of Animal Ecology</w:t>
      </w:r>
      <w:r w:rsidRPr="00027A41">
        <w:rPr>
          <w:noProof/>
        </w:rPr>
        <w:t xml:space="preserve">, </w:t>
      </w:r>
      <w:r w:rsidRPr="00027A41">
        <w:rPr>
          <w:i/>
          <w:iCs/>
          <w:noProof/>
        </w:rPr>
        <w:t>79</w:t>
      </w:r>
      <w:r w:rsidRPr="00027A41">
        <w:rPr>
          <w:noProof/>
        </w:rPr>
        <w:t>(5), 933–936. https://doi.org/10.1111/j.1365-2656.2010.01739.x</w:t>
      </w:r>
    </w:p>
    <w:p w14:paraId="5B6B2BC1" w14:textId="77777777" w:rsidR="00027A41" w:rsidRPr="00027A41" w:rsidRDefault="00027A41" w:rsidP="00027A41">
      <w:pPr>
        <w:autoSpaceDE w:val="0"/>
        <w:autoSpaceDN w:val="0"/>
        <w:adjustRightInd w:val="0"/>
        <w:ind w:left="480" w:hanging="480"/>
        <w:rPr>
          <w:noProof/>
        </w:rPr>
      </w:pPr>
      <w:r w:rsidRPr="00027A41">
        <w:rPr>
          <w:noProof/>
        </w:rPr>
        <w:t xml:space="preserve">Simmons, R. E., Barnard, P., Dean, W. R. J., Midgley, G. F., Thuiller, W., &amp; Hughes, G. (2004). Climate change and birds: Perspectives and prospects from southern Africa. </w:t>
      </w:r>
      <w:r w:rsidRPr="00027A41">
        <w:rPr>
          <w:i/>
          <w:iCs/>
          <w:noProof/>
        </w:rPr>
        <w:t>Ostrich</w:t>
      </w:r>
      <w:r w:rsidRPr="00027A41">
        <w:rPr>
          <w:noProof/>
        </w:rPr>
        <w:t xml:space="preserve">, </w:t>
      </w:r>
      <w:r w:rsidRPr="00027A41">
        <w:rPr>
          <w:i/>
          <w:iCs/>
          <w:noProof/>
        </w:rPr>
        <w:t>75</w:t>
      </w:r>
      <w:r w:rsidRPr="00027A41">
        <w:rPr>
          <w:noProof/>
        </w:rPr>
        <w:t>(4), 295–308. https://doi.org/10.2989/00306520409485458</w:t>
      </w:r>
    </w:p>
    <w:p w14:paraId="397A60D5" w14:textId="77777777" w:rsidR="00027A41" w:rsidRPr="00027A41" w:rsidRDefault="00027A41" w:rsidP="00027A41">
      <w:pPr>
        <w:autoSpaceDE w:val="0"/>
        <w:autoSpaceDN w:val="0"/>
        <w:adjustRightInd w:val="0"/>
        <w:ind w:left="480" w:hanging="480"/>
        <w:rPr>
          <w:noProof/>
        </w:rPr>
      </w:pPr>
      <w:r w:rsidRPr="00027A41">
        <w:rPr>
          <w:noProof/>
        </w:rPr>
        <w:t xml:space="preserve">Sjöberg, S., Pedersen, L., Malmiga, G., Alerstam, T., Hansson, B., Hasselquist, D., … Bäckman, J. (2018). Barometer logging reveals new dimensions of individual songbird migration. </w:t>
      </w:r>
      <w:r w:rsidRPr="00027A41">
        <w:rPr>
          <w:i/>
          <w:iCs/>
          <w:noProof/>
        </w:rPr>
        <w:t>Journal of Avian Biology</w:t>
      </w:r>
      <w:r w:rsidRPr="00027A41">
        <w:rPr>
          <w:noProof/>
        </w:rPr>
        <w:t xml:space="preserve">, </w:t>
      </w:r>
      <w:r w:rsidRPr="00027A41">
        <w:rPr>
          <w:i/>
          <w:iCs/>
          <w:noProof/>
        </w:rPr>
        <w:t>49</w:t>
      </w:r>
      <w:r w:rsidRPr="00027A41">
        <w:rPr>
          <w:noProof/>
        </w:rPr>
        <w:t>(9). https://doi.org/10.1111/jav.01821</w:t>
      </w:r>
    </w:p>
    <w:p w14:paraId="26E19D6D" w14:textId="77777777" w:rsidR="00027A41" w:rsidRPr="00F53D0A" w:rsidRDefault="00027A41" w:rsidP="00027A41">
      <w:pPr>
        <w:autoSpaceDE w:val="0"/>
        <w:autoSpaceDN w:val="0"/>
        <w:adjustRightInd w:val="0"/>
        <w:ind w:left="480" w:hanging="480"/>
        <w:rPr>
          <w:noProof/>
          <w:lang w:val="de-DE"/>
          <w:rPrChange w:id="126" w:author="Matthew Sjaarda" w:date="2020-12-01T21:22:00Z">
            <w:rPr>
              <w:noProof/>
            </w:rPr>
          </w:rPrChange>
        </w:rPr>
      </w:pPr>
      <w:r w:rsidRPr="00027A41">
        <w:rPr>
          <w:noProof/>
        </w:rPr>
        <w:t xml:space="preserve">Smith, M., Bolton, M., Okill, D. J., Summers, R. W., Ellis, P., Liechti, F., &amp; Wilson, J. D. (2014). Geolocator tagging reveals Pacific migration of Red-necked Phalarope Phalaropus lobatus breeding in Scotland. </w:t>
      </w:r>
      <w:r w:rsidRPr="00F53D0A">
        <w:rPr>
          <w:i/>
          <w:iCs/>
          <w:noProof/>
          <w:lang w:val="de-DE"/>
          <w:rPrChange w:id="127" w:author="Matthew Sjaarda" w:date="2020-12-01T21:22:00Z">
            <w:rPr>
              <w:i/>
              <w:iCs/>
              <w:noProof/>
            </w:rPr>
          </w:rPrChange>
        </w:rPr>
        <w:t>Ibis</w:t>
      </w:r>
      <w:r w:rsidRPr="00F53D0A">
        <w:rPr>
          <w:noProof/>
          <w:lang w:val="de-DE"/>
          <w:rPrChange w:id="128" w:author="Matthew Sjaarda" w:date="2020-12-01T21:22:00Z">
            <w:rPr>
              <w:noProof/>
            </w:rPr>
          </w:rPrChange>
        </w:rPr>
        <w:t xml:space="preserve">, </w:t>
      </w:r>
      <w:r w:rsidRPr="00F53D0A">
        <w:rPr>
          <w:i/>
          <w:iCs/>
          <w:noProof/>
          <w:lang w:val="de-DE"/>
          <w:rPrChange w:id="129" w:author="Matthew Sjaarda" w:date="2020-12-01T21:22:00Z">
            <w:rPr>
              <w:i/>
              <w:iCs/>
              <w:noProof/>
            </w:rPr>
          </w:rPrChange>
        </w:rPr>
        <w:t>156</w:t>
      </w:r>
      <w:r w:rsidRPr="00F53D0A">
        <w:rPr>
          <w:noProof/>
          <w:lang w:val="de-DE"/>
          <w:rPrChange w:id="130" w:author="Matthew Sjaarda" w:date="2020-12-01T21:22:00Z">
            <w:rPr>
              <w:noProof/>
            </w:rPr>
          </w:rPrChange>
        </w:rPr>
        <w:t>(4), 870–873. https://doi.org/10.1111/ibi.12196</w:t>
      </w:r>
    </w:p>
    <w:p w14:paraId="38613477" w14:textId="77777777" w:rsidR="00027A41" w:rsidRPr="00027A41" w:rsidRDefault="00027A41" w:rsidP="00027A41">
      <w:pPr>
        <w:autoSpaceDE w:val="0"/>
        <w:autoSpaceDN w:val="0"/>
        <w:adjustRightInd w:val="0"/>
        <w:ind w:left="480" w:hanging="480"/>
        <w:rPr>
          <w:noProof/>
        </w:rPr>
      </w:pPr>
      <w:r w:rsidRPr="00F53D0A">
        <w:rPr>
          <w:noProof/>
          <w:lang w:val="de-DE"/>
          <w:rPrChange w:id="131" w:author="Matthew Sjaarda" w:date="2020-12-01T21:22:00Z">
            <w:rPr>
              <w:noProof/>
            </w:rPr>
          </w:rPrChange>
        </w:rPr>
        <w:t xml:space="preserve">Streby, H. M., McAllister, T. L., Peterson, S. M., Kramer, G. R., Lehman, J. A., &amp; Andersen, D. E. (2015). </w:t>
      </w:r>
      <w:r w:rsidRPr="00027A41">
        <w:rPr>
          <w:noProof/>
        </w:rPr>
        <w:t xml:space="preserve">Minimizing marker mass and handling time when attaching radio-transmitters and geolocators to small songbirds. </w:t>
      </w:r>
      <w:r w:rsidRPr="00027A41">
        <w:rPr>
          <w:i/>
          <w:iCs/>
          <w:noProof/>
        </w:rPr>
        <w:t>The Condor</w:t>
      </w:r>
      <w:r w:rsidRPr="00027A41">
        <w:rPr>
          <w:noProof/>
        </w:rPr>
        <w:t xml:space="preserve">, </w:t>
      </w:r>
      <w:r w:rsidRPr="00027A41">
        <w:rPr>
          <w:i/>
          <w:iCs/>
          <w:noProof/>
        </w:rPr>
        <w:t>117</w:t>
      </w:r>
      <w:r w:rsidRPr="00027A41">
        <w:rPr>
          <w:noProof/>
        </w:rPr>
        <w:t>(2), 249–255. https://doi.org/10.1650/condor-14-182.1</w:t>
      </w:r>
    </w:p>
    <w:p w14:paraId="04269938" w14:textId="77777777" w:rsidR="00027A41" w:rsidRPr="00027A41" w:rsidRDefault="00027A41" w:rsidP="00027A41">
      <w:pPr>
        <w:autoSpaceDE w:val="0"/>
        <w:autoSpaceDN w:val="0"/>
        <w:adjustRightInd w:val="0"/>
        <w:ind w:left="480" w:hanging="480"/>
        <w:rPr>
          <w:noProof/>
        </w:rPr>
      </w:pPr>
      <w:r w:rsidRPr="00027A41">
        <w:rPr>
          <w:noProof/>
        </w:rPr>
        <w:t xml:space="preserve">Turpie, J. K. (1996). Superpilots Bird migration in Africa. </w:t>
      </w:r>
      <w:r w:rsidRPr="00027A41">
        <w:rPr>
          <w:i/>
          <w:iCs/>
          <w:noProof/>
        </w:rPr>
        <w:t>Africa Birds and Birding</w:t>
      </w:r>
      <w:r w:rsidRPr="00027A41">
        <w:rPr>
          <w:noProof/>
        </w:rPr>
        <w:t>, 61–67.</w:t>
      </w:r>
    </w:p>
    <w:p w14:paraId="57D0A09B" w14:textId="77777777" w:rsidR="00027A41" w:rsidRPr="00027A41" w:rsidRDefault="00027A41" w:rsidP="00027A41">
      <w:pPr>
        <w:autoSpaceDE w:val="0"/>
        <w:autoSpaceDN w:val="0"/>
        <w:adjustRightInd w:val="0"/>
        <w:ind w:left="480" w:hanging="480"/>
        <w:rPr>
          <w:noProof/>
        </w:rPr>
      </w:pPr>
      <w:r w:rsidRPr="00027A41">
        <w:rPr>
          <w:noProof/>
        </w:rPr>
        <w:t xml:space="preserve">Vickery, J. A., Ewing, S. R., Smith, K. W., Pain, D. J., Bairlein, F., Škorpilová, J., &amp; Gregory, R. D. (2014). The decline of Afro-Palaearctic migrants and an assessment of potential causes. </w:t>
      </w:r>
      <w:r w:rsidRPr="00027A41">
        <w:rPr>
          <w:i/>
          <w:iCs/>
          <w:noProof/>
        </w:rPr>
        <w:t>Ibis</w:t>
      </w:r>
      <w:r w:rsidRPr="00027A41">
        <w:rPr>
          <w:noProof/>
        </w:rPr>
        <w:t xml:space="preserve">, </w:t>
      </w:r>
      <w:r w:rsidRPr="00027A41">
        <w:rPr>
          <w:i/>
          <w:iCs/>
          <w:noProof/>
        </w:rPr>
        <w:t>156</w:t>
      </w:r>
      <w:r w:rsidRPr="00027A41">
        <w:rPr>
          <w:noProof/>
        </w:rPr>
        <w:t>(1), 1–22. https://doi.org/10.1111/ibi.12118</w:t>
      </w:r>
    </w:p>
    <w:p w14:paraId="79AE3B0A" w14:textId="77777777" w:rsidR="00027A41" w:rsidRPr="00027A41" w:rsidRDefault="00027A41" w:rsidP="00027A41">
      <w:pPr>
        <w:autoSpaceDE w:val="0"/>
        <w:autoSpaceDN w:val="0"/>
        <w:adjustRightInd w:val="0"/>
        <w:ind w:left="480" w:hanging="480"/>
        <w:rPr>
          <w:noProof/>
        </w:rPr>
      </w:pPr>
      <w:r w:rsidRPr="00027A41">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027A41">
        <w:rPr>
          <w:i/>
          <w:iCs/>
          <w:noProof/>
        </w:rPr>
        <w:t>Movement Ecology</w:t>
      </w:r>
      <w:r w:rsidRPr="00027A41">
        <w:rPr>
          <w:noProof/>
        </w:rPr>
        <w:t xml:space="preserve">, </w:t>
      </w:r>
      <w:r w:rsidRPr="00027A41">
        <w:rPr>
          <w:i/>
          <w:iCs/>
          <w:noProof/>
        </w:rPr>
        <w:t>4</w:t>
      </w:r>
      <w:r w:rsidRPr="00027A41">
        <w:rPr>
          <w:noProof/>
        </w:rPr>
        <w:t>(1). https://doi.org/10.1186/s40462-016-0077-6</w:t>
      </w:r>
    </w:p>
    <w:p w14:paraId="2C1BDB95" w14:textId="77777777" w:rsidR="00027A41" w:rsidRPr="00027A41" w:rsidRDefault="00027A41" w:rsidP="00027A41">
      <w:pPr>
        <w:autoSpaceDE w:val="0"/>
        <w:autoSpaceDN w:val="0"/>
        <w:adjustRightInd w:val="0"/>
        <w:ind w:left="480" w:hanging="480"/>
        <w:rPr>
          <w:noProof/>
        </w:rPr>
      </w:pPr>
      <w:r w:rsidRPr="00027A41">
        <w:rPr>
          <w:noProof/>
        </w:rPr>
        <w:t xml:space="preserve">Wood, S. N. (2017). </w:t>
      </w:r>
      <w:r w:rsidRPr="00027A41">
        <w:rPr>
          <w:i/>
          <w:iCs/>
          <w:noProof/>
        </w:rPr>
        <w:t>Generalized additive models: an introduction with R</w:t>
      </w:r>
      <w:r w:rsidRPr="00027A41">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Heading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1E58A87F" w:rsidR="00A93892" w:rsidRPr="00970352" w:rsidRDefault="003B1ADD" w:rsidP="00B24DAF">
      <w:pPr>
        <w:pStyle w:val="Figure"/>
      </w:pPr>
      <w:bookmarkStart w:id="132" w:name="_Ref55908818"/>
      <w:bookmarkStart w:id="133" w:name="_Ref55908811"/>
      <w:r>
        <w:t xml:space="preserve">Figure </w:t>
      </w:r>
      <w:r>
        <w:fldChar w:fldCharType="begin"/>
      </w:r>
      <w:r>
        <w:instrText>SEQ Figure \* ARABIC</w:instrText>
      </w:r>
      <w:r>
        <w:fldChar w:fldCharType="separate"/>
      </w:r>
      <w:r w:rsidR="00EC06EC">
        <w:rPr>
          <w:noProof/>
        </w:rPr>
        <w:t>5</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134" w:name="_Ref55908815"/>
      <w:bookmarkEnd w:id="132"/>
      <w:bookmarkEnd w:id="133"/>
      <w:bookmarkEnd w:id="134"/>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3" cstate="hq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30751EFF" w:rsidR="00F26A9B" w:rsidRPr="00970352" w:rsidRDefault="00963958" w:rsidP="00963958">
      <w:pPr>
        <w:pStyle w:val="Figure"/>
      </w:pPr>
      <w:bookmarkStart w:id="135" w:name="_Ref55910017"/>
      <w:r>
        <w:t xml:space="preserve">Figure </w:t>
      </w:r>
      <w:fldSimple w:instr=" SEQ Figure \* ARABIC ">
        <w:r w:rsidR="00EC06EC">
          <w:rPr>
            <w:noProof/>
          </w:rPr>
          <w:t>6</w:t>
        </w:r>
      </w:fldSimple>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135"/>
    </w:p>
    <w:p w14:paraId="22ACD055" w14:textId="77777777" w:rsidR="00E51052" w:rsidRPr="00970352" w:rsidRDefault="00E51052" w:rsidP="00963958">
      <w:pPr>
        <w:pStyle w:val="Figure"/>
      </w:pPr>
    </w:p>
    <w:p w14:paraId="52CD34DF" w14:textId="05222D3A" w:rsidR="00D6223A" w:rsidRPr="00970352" w:rsidRDefault="00247D72" w:rsidP="003C31A3">
      <w:pPr>
        <w:pStyle w:val="Heading2SM"/>
      </w:pPr>
      <w:bookmarkStart w:id="136" w:name="_Ref55662081"/>
      <w:r>
        <w:t>Capture</w:t>
      </w:r>
      <w:r w:rsidR="00B3502A" w:rsidRPr="00970352">
        <w:t xml:space="preserve"> </w:t>
      </w:r>
      <w:r>
        <w:t>m</w:t>
      </w:r>
      <w:r w:rsidR="00282923" w:rsidRPr="00970352">
        <w:t>odel</w:t>
      </w:r>
      <w:bookmarkEnd w:id="136"/>
    </w:p>
    <w:p w14:paraId="141682F3" w14:textId="1E0EB322" w:rsidR="00517B67" w:rsidRPr="00970352" w:rsidRDefault="00E01337" w:rsidP="00B3502A">
      <w:r>
        <w:t xml:space="preserve">The GAM </w:t>
      </w:r>
      <w:r w:rsidR="00ED7C3F">
        <w:t xml:space="preserve">of the count (i.e. number of RCRC captured per session) was tested with (1) year (2) day-of-year,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Paragraph"/>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4DDA296D" w:rsidR="0047272A" w:rsidRPr="00970352" w:rsidRDefault="00880020" w:rsidP="008A7ABF">
      <w:pPr>
        <w:pStyle w:val="ListParagraph"/>
        <w:numPr>
          <w:ilvl w:val="0"/>
          <w:numId w:val="38"/>
        </w:numPr>
      </w:pPr>
      <w:r>
        <w:rPr>
          <w:b/>
          <w:bCs/>
        </w:rPr>
        <w:t>Day-of-year</w:t>
      </w:r>
      <w:r w:rsidR="008A7ABF">
        <w:t xml:space="preserve"> (</w:t>
      </w:r>
      <w:r w:rsidR="008A7ABF">
        <w:fldChar w:fldCharType="begin"/>
      </w:r>
      <w:r w:rsidR="008A7ABF">
        <w:instrText xml:space="preserve"> REF _Ref55922258 \h </w:instrText>
      </w:r>
      <w:r w:rsidR="008A7ABF">
        <w:fldChar w:fldCharType="separate"/>
      </w:r>
      <w:r w:rsidR="008A7ABF">
        <w:t xml:space="preserve">Figure </w:t>
      </w:r>
      <w:r w:rsidR="008A7ABF" w:rsidRPr="3CC4E548">
        <w:rPr>
          <w:noProof/>
        </w:rPr>
        <w:t>8</w:t>
      </w:r>
      <w:r w:rsidR="008A7ABF">
        <w:fldChar w:fldCharType="end"/>
      </w:r>
      <w:r w:rsidR="008A7ABF">
        <w:t>b)</w:t>
      </w:r>
      <w:r w:rsidR="00821538">
        <w:t xml:space="preserve">. </w:t>
      </w:r>
      <w:r>
        <w:t>Day-of-year</w:t>
      </w:r>
      <w:r w:rsidR="004A7B00">
        <w:t xml:space="preserve">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Paragraph"/>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Paragraph"/>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Paragraph"/>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are located in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60DDCBB3" w:rsidR="00B3502A" w:rsidRDefault="0047272A" w:rsidP="008A7ABF">
      <w:pPr>
        <w:pStyle w:val="ListParagraph"/>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37DC86FE" w14:textId="0D0AB2FA" w:rsidR="00DE48CE" w:rsidRPr="00970352" w:rsidRDefault="00DE48CE" w:rsidP="00DE48CE">
      <w:r>
        <w:lastRenderedPageBreak/>
        <w:t xml:space="preserve">The retained model was </w:t>
      </w:r>
      <w:r w:rsidR="00E57B24">
        <w:t>‘</w:t>
      </w:r>
      <w:r w:rsidRPr="001057E7">
        <w:rPr>
          <w:rFonts w:ascii="Consolas" w:hAnsi="Consolas"/>
        </w:rPr>
        <w:t>Count ~</w:t>
      </w:r>
      <w:r>
        <w:rPr>
          <w:rFonts w:ascii="Consolas" w:hAnsi="Consolas"/>
        </w:rPr>
        <w:t xml:space="preserve"> </w:t>
      </w:r>
      <w:r w:rsidRPr="001057E7">
        <w:rPr>
          <w:rFonts w:ascii="Consolas" w:hAnsi="Consolas"/>
        </w:rPr>
        <w:t>s(</w:t>
      </w:r>
      <w:r w:rsidR="00880020">
        <w:rPr>
          <w:rFonts w:ascii="Consolas" w:hAnsi="Consolas"/>
        </w:rPr>
        <w:t>DayOfYear</w:t>
      </w:r>
      <w:r w:rsidRPr="001057E7">
        <w:rPr>
          <w:rFonts w:ascii="Consolas" w:hAnsi="Consolas"/>
        </w:rPr>
        <w:t>) + s(Year) + Duration + s(</w:t>
      </w:r>
      <w:r w:rsidR="00F76132">
        <w:rPr>
          <w:rFonts w:ascii="Consolas" w:hAnsi="Consolas"/>
        </w:rPr>
        <w:t>Sum</w:t>
      </w:r>
      <w:r w:rsidRPr="001057E7">
        <w:rPr>
          <w:rFonts w:ascii="Consolas" w:hAnsi="Consolas"/>
        </w:rPr>
        <w:t>NetLength)</w:t>
      </w:r>
      <w:r w:rsidR="00E57B24" w:rsidRPr="00E57B24">
        <w:rPr>
          <w:rFonts w:asciiTheme="minorHAnsi" w:hAnsiTheme="minorHAnsi" w:cstheme="minorHAnsi"/>
        </w:rPr>
        <w:t>’</w:t>
      </w:r>
    </w:p>
    <w:p w14:paraId="672025A9" w14:textId="14779AE1" w:rsidR="00F41DC4" w:rsidRPr="00970352" w:rsidRDefault="00034DCD" w:rsidP="00792480">
      <w:pPr>
        <w:keepNext/>
        <w:jc w:val="center"/>
      </w:pPr>
      <w:r>
        <w:rPr>
          <w:noProof/>
        </w:rPr>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A42BED3" w:rsidR="003B1ADD" w:rsidRPr="00970352" w:rsidRDefault="00F41DC4" w:rsidP="006606DD">
      <w:pPr>
        <w:pStyle w:val="Figure"/>
      </w:pPr>
      <w:bookmarkStart w:id="137" w:name="_Ref55922258"/>
      <w:r>
        <w:t xml:space="preserve">Figure </w:t>
      </w:r>
      <w:r>
        <w:fldChar w:fldCharType="begin"/>
      </w:r>
      <w:r>
        <w:instrText>SEQ Figure \* ARABIC</w:instrText>
      </w:r>
      <w:r>
        <w:fldChar w:fldCharType="separate"/>
      </w:r>
      <w:r w:rsidR="00EC06EC">
        <w:rPr>
          <w:noProof/>
        </w:rPr>
        <w:t>7</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137"/>
    </w:p>
    <w:p w14:paraId="67471B13" w14:textId="76EF9CF5" w:rsidR="001F3E6C" w:rsidRPr="00970352" w:rsidRDefault="004D4F28" w:rsidP="001F3E6C">
      <w:pPr>
        <w:pStyle w:val="Heading2SM"/>
      </w:pPr>
      <w:r w:rsidRPr="00970352">
        <w:lastRenderedPageBreak/>
        <w:t xml:space="preserve">Recapture </w:t>
      </w:r>
      <w:r w:rsidR="00247D72">
        <w:t>m</w:t>
      </w:r>
      <w:r w:rsidRPr="00970352">
        <w:t>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8CBF5BC" w:rsidR="002C506B" w:rsidRDefault="00B24DAF" w:rsidP="00B24DAF">
      <w:pPr>
        <w:pStyle w:val="Figure"/>
        <w:rPr>
          <w:noProof/>
        </w:rPr>
      </w:pPr>
      <w:bookmarkStart w:id="138" w:name="_Ref55979599"/>
      <w:r>
        <w:t xml:space="preserve">Figure </w:t>
      </w:r>
      <w:r>
        <w:fldChar w:fldCharType="begin"/>
      </w:r>
      <w:r>
        <w:instrText>SEQ Figure \* ARABIC</w:instrText>
      </w:r>
      <w:r>
        <w:fldChar w:fldCharType="separate"/>
      </w:r>
      <w:r w:rsidR="00EC06EC">
        <w:rPr>
          <w:noProof/>
        </w:rPr>
        <w:t>8</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138"/>
    </w:p>
    <w:p w14:paraId="139EE1F9" w14:textId="77777777" w:rsidR="00571DD7" w:rsidRDefault="00571DD7" w:rsidP="00571DD7">
      <w:pPr>
        <w:rPr>
          <w:noProof/>
        </w:rPr>
      </w:pPr>
    </w:p>
    <w:p w14:paraId="20297EED" w14:textId="77777777" w:rsidR="00EC06EC" w:rsidRDefault="00700081" w:rsidP="00EC06EC">
      <w:pPr>
        <w:keepNext/>
      </w:pPr>
      <w:r>
        <w:rPr>
          <w:noProof/>
        </w:rPr>
        <w:drawing>
          <wp:inline distT="0" distB="0" distL="0" distR="0" wp14:anchorId="62E31771" wp14:editId="6B849CF4">
            <wp:extent cx="5394325"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325" cy="3143885"/>
                    </a:xfrm>
                    <a:prstGeom prst="rect">
                      <a:avLst/>
                    </a:prstGeom>
                    <a:noFill/>
                    <a:ln>
                      <a:noFill/>
                    </a:ln>
                  </pic:spPr>
                </pic:pic>
              </a:graphicData>
            </a:graphic>
          </wp:inline>
        </w:drawing>
      </w:r>
    </w:p>
    <w:p w14:paraId="18C29A47" w14:textId="174A3E45" w:rsidR="00700081" w:rsidRDefault="00EC06EC" w:rsidP="00EC06EC">
      <w:pPr>
        <w:pStyle w:val="Figure"/>
        <w:rPr>
          <w:noProof/>
        </w:rPr>
      </w:pPr>
      <w:bookmarkStart w:id="139" w:name="_Ref57739397"/>
      <w:r>
        <w:t xml:space="preserve">Figure </w:t>
      </w:r>
      <w:fldSimple w:instr=" SEQ Figure \* ARABIC ">
        <w:r>
          <w:rPr>
            <w:noProof/>
          </w:rPr>
          <w:t>9</w:t>
        </w:r>
      </w:fldSimple>
      <w:bookmarkEnd w:id="139"/>
      <w:r>
        <w:t xml:space="preserve">: </w:t>
      </w:r>
      <w:r w:rsidR="00D011A9">
        <w:t xml:space="preserve">Variation throughout the year of the probability </w:t>
      </w:r>
      <w:r w:rsidR="007C3B11">
        <w:t>that a bird captured is a bird that has been captured in previous years.</w:t>
      </w:r>
      <w:r w:rsidR="006A5AC3">
        <w:t xml:space="preserve"> Blue dots </w:t>
      </w:r>
      <w:r w:rsidR="00045258">
        <w:t>denote</w:t>
      </w:r>
      <w:r w:rsidR="006A5AC3">
        <w:t xml:space="preserve"> the data for each capture of the database and the red line denote the GLM </w:t>
      </w:r>
      <w:r w:rsidR="00045258">
        <w:t>fit of a binomial model.</w:t>
      </w:r>
      <w:r w:rsidR="009F3EED">
        <w:t xml:space="preserve"> </w:t>
      </w:r>
      <w:r w:rsidR="009F0674">
        <w:t>The</w:t>
      </w:r>
      <w:r w:rsidR="00045258">
        <w:t xml:space="preserve"> probability doesn’t change throughout the year indicating that maximizing </w:t>
      </w:r>
      <w:r w:rsidR="00D5648D">
        <w:t xml:space="preserve">the capture of bird captured previous season is the same as maximizing the number of capture. </w:t>
      </w:r>
    </w:p>
    <w:p w14:paraId="3E63FB91" w14:textId="77777777" w:rsidR="00EC06EC" w:rsidRPr="00970352" w:rsidRDefault="00EC06EC" w:rsidP="00EC06EC">
      <w:pPr>
        <w:rPr>
          <w:noProof/>
        </w:rPr>
      </w:pPr>
    </w:p>
    <w:sectPr w:rsidR="00EC06EC" w:rsidRPr="00970352" w:rsidSect="00074B81">
      <w:headerReference w:type="even" r:id="rId27"/>
      <w:headerReference w:type="default" r:id="rId28"/>
      <w:footerReference w:type="even" r:id="rId29"/>
      <w:footerReference w:type="default" r:id="rId30"/>
      <w:headerReference w:type="first" r:id="rId31"/>
      <w:footerReference w:type="first" r:id="rId32"/>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iechti Felix" w:date="2020-11-22T09:38:00Z" w:initials="FL">
    <w:p w14:paraId="4AD384F3" w14:textId="65F06CE2" w:rsidR="00276B9C" w:rsidRDefault="00276B9C">
      <w:pPr>
        <w:pStyle w:val="CommentText"/>
      </w:pPr>
      <w:r>
        <w:rPr>
          <w:rStyle w:val="CommentReference"/>
        </w:rPr>
        <w:annotationRef/>
      </w:r>
      <w:r>
        <w:t>I would start a new sentence here – easier for the reader to get the message.</w:t>
      </w:r>
    </w:p>
  </w:comment>
  <w:comment w:id="1" w:author="Liechti Felix" w:date="2020-11-22T09:37:00Z" w:initials="FL">
    <w:p w14:paraId="138B7F88" w14:textId="528B734F" w:rsidR="00276B9C" w:rsidRDefault="00276B9C">
      <w:pPr>
        <w:pStyle w:val="CommentText"/>
      </w:pPr>
      <w:r>
        <w:t>s</w:t>
      </w:r>
      <w:r>
        <w:rPr>
          <w:rStyle w:val="CommentReference"/>
        </w:rPr>
        <w:annotationRef/>
      </w:r>
      <w:r>
        <w:t>pecies/populations/age classes/ sex? Not individual birds</w:t>
      </w:r>
    </w:p>
  </w:comment>
  <w:comment w:id="14" w:author="Raphael NusuMbao" w:date="2020-12-01T16:51:00Z" w:initials="RN">
    <w:p w14:paraId="4FF340C3" w14:textId="420850E1" w:rsidR="00572DB2" w:rsidRDefault="00572DB2">
      <w:pPr>
        <w:pStyle w:val="CommentText"/>
      </w:pPr>
      <w:r>
        <w:rPr>
          <w:rStyle w:val="CommentReference"/>
        </w:rPr>
        <w:annotationRef/>
      </w:r>
    </w:p>
  </w:comment>
  <w:comment w:id="15" w:author="Raphael NusuMbao" w:date="2020-11-19T11:02:00Z" w:initials="RN">
    <w:p w14:paraId="47C53F04" w14:textId="426CE7C0" w:rsidR="00276B9C" w:rsidRDefault="00276B9C">
      <w:pPr>
        <w:pStyle w:val="CommentText"/>
      </w:pPr>
      <w:r>
        <w:rPr>
          <w:rStyle w:val="CommentReference"/>
        </w:rPr>
        <w:annotationRef/>
      </w:r>
      <w:r w:rsidR="004F3E6D">
        <w:rPr>
          <w:rStyle w:val="CommentReference"/>
        </w:rPr>
        <w:t xml:space="preserve">Should this be remove? I’m not sure it bring essential information. </w:t>
      </w:r>
    </w:p>
  </w:comment>
  <w:comment w:id="16" w:author="Liechti Felix" w:date="2020-11-22T09:57:00Z" w:initials="FL">
    <w:p w14:paraId="4F35CA57" w14:textId="210A8C3C" w:rsidR="00276B9C" w:rsidRDefault="00276B9C">
      <w:pPr>
        <w:pStyle w:val="CommentText"/>
      </w:pPr>
      <w:r>
        <w:rPr>
          <w:rStyle w:val="CommentReference"/>
        </w:rPr>
        <w:annotationRef/>
      </w:r>
      <w:r>
        <w:t>Might be violated e.g. day-of-year, start, duration =&gt; weather</w:t>
      </w:r>
    </w:p>
  </w:comment>
  <w:comment w:id="17" w:author="Raphael NusuMbao" w:date="2020-12-01T20:09:00Z" w:initials="RN">
    <w:p w14:paraId="5C9F3D5A" w14:textId="58BD9C0C" w:rsidR="00A769CE" w:rsidRDefault="00A769CE">
      <w:pPr>
        <w:pStyle w:val="CommentText"/>
      </w:pPr>
      <w:r>
        <w:rPr>
          <w:rStyle w:val="CommentReference"/>
        </w:rPr>
        <w:annotationRef/>
      </w:r>
      <w:r>
        <w:t xml:space="preserve">True, </w:t>
      </w:r>
    </w:p>
  </w:comment>
  <w:comment w:id="20" w:author="Liechti Felix" w:date="2020-11-22T10:27:00Z" w:initials="FL">
    <w:p w14:paraId="00FFADFA" w14:textId="13E38077" w:rsidR="00276B9C" w:rsidRDefault="00276B9C">
      <w:pPr>
        <w:pStyle w:val="CommentText"/>
      </w:pPr>
      <w:r>
        <w:rPr>
          <w:rStyle w:val="CommentReference"/>
        </w:rPr>
        <w:annotationRef/>
      </w:r>
      <w:r>
        <w:t>I would probably prefer only size. Intuitively you start thinking of an additional feature.</w:t>
      </w:r>
    </w:p>
  </w:comment>
  <w:comment w:id="21" w:author="Raphael NusuMbao" w:date="2020-12-01T20:02:00Z" w:initials="RN">
    <w:p w14:paraId="1C14A9C2" w14:textId="5FC13285" w:rsidR="00542E08" w:rsidRDefault="00542E0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D384F3" w15:done="1"/>
  <w15:commentEx w15:paraId="138B7F88" w15:done="1"/>
  <w15:commentEx w15:paraId="4FF340C3" w15:done="0"/>
  <w15:commentEx w15:paraId="47C53F04" w15:done="0"/>
  <w15:commentEx w15:paraId="4F35CA57" w15:done="0"/>
  <w15:commentEx w15:paraId="5C9F3D5A" w15:paraIdParent="4F35CA57" w15:done="0"/>
  <w15:commentEx w15:paraId="00FFADFA" w15:done="0"/>
  <w15:commentEx w15:paraId="1C14A9C2" w15:paraIdParent="00FFAD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4B033" w16cex:dateUtc="2020-11-22T08:38:00Z"/>
  <w16cex:commentExtensible w16cex:durableId="2364AFDF" w16cex:dateUtc="2020-11-22T08:37:00Z"/>
  <w16cex:commentExtensible w16cex:durableId="2364B46E" w16cex:dateUtc="2020-11-22T08:57:00Z"/>
  <w16cex:commentExtensible w16cex:durableId="2364BB96" w16cex:dateUtc="2020-11-22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D384F3" w16cid:durableId="2364B033"/>
  <w16cid:commentId w16cid:paraId="138B7F88" w16cid:durableId="2364AFDF"/>
  <w16cid:commentId w16cid:paraId="4FF340C3" w16cid:durableId="2370F308"/>
  <w16cid:commentId w16cid:paraId="47C53F04" w16cid:durableId="2360CF45"/>
  <w16cid:commentId w16cid:paraId="4F35CA57" w16cid:durableId="2364B46E"/>
  <w16cid:commentId w16cid:paraId="5C9F3D5A" w16cid:durableId="2371216D"/>
  <w16cid:commentId w16cid:paraId="00FFADFA" w16cid:durableId="2364BB96"/>
  <w16cid:commentId w16cid:paraId="1C14A9C2" w16cid:durableId="23711F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3E458" w14:textId="77777777" w:rsidR="00AB0CE5" w:rsidRDefault="00AB0CE5" w:rsidP="00BA0A02">
      <w:r>
        <w:separator/>
      </w:r>
    </w:p>
  </w:endnote>
  <w:endnote w:type="continuationSeparator" w:id="0">
    <w:p w14:paraId="787B21F0" w14:textId="77777777" w:rsidR="00AB0CE5" w:rsidRDefault="00AB0CE5" w:rsidP="00BA0A02">
      <w:r>
        <w:continuationSeparator/>
      </w:r>
    </w:p>
  </w:endnote>
  <w:endnote w:type="continuationNotice" w:id="1">
    <w:p w14:paraId="5DEA4579" w14:textId="77777777" w:rsidR="00AB0CE5" w:rsidRDefault="00AB0CE5"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5F3B4" w14:textId="77777777" w:rsidR="00276B9C" w:rsidRDefault="00276B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275136"/>
      <w:docPartObj>
        <w:docPartGallery w:val="Page Numbers (Bottom of Page)"/>
        <w:docPartUnique/>
      </w:docPartObj>
    </w:sdtPr>
    <w:sdtEndPr>
      <w:rPr>
        <w:noProof/>
      </w:rPr>
    </w:sdtEndPr>
    <w:sdtContent>
      <w:p w14:paraId="0EAB96DA" w14:textId="5201302F" w:rsidR="00276B9C" w:rsidRDefault="00276B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5DA23" w14:textId="77777777" w:rsidR="00276B9C" w:rsidRDefault="00276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96166" w14:textId="77777777" w:rsidR="00276B9C" w:rsidRDefault="00276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0AB99" w14:textId="77777777" w:rsidR="00AB0CE5" w:rsidRDefault="00AB0CE5" w:rsidP="00BA0A02">
      <w:r>
        <w:separator/>
      </w:r>
    </w:p>
  </w:footnote>
  <w:footnote w:type="continuationSeparator" w:id="0">
    <w:p w14:paraId="438971E1" w14:textId="77777777" w:rsidR="00AB0CE5" w:rsidRDefault="00AB0CE5" w:rsidP="00BA0A02">
      <w:r>
        <w:continuationSeparator/>
      </w:r>
    </w:p>
  </w:footnote>
  <w:footnote w:type="continuationNotice" w:id="1">
    <w:p w14:paraId="3590C6EB" w14:textId="77777777" w:rsidR="00AB0CE5" w:rsidRDefault="00AB0CE5" w:rsidP="00BA0A02"/>
  </w:footnote>
  <w:footnote w:id="2">
    <w:p w14:paraId="66E7185E" w14:textId="2396FF8B" w:rsidR="00276B9C" w:rsidRPr="000F489B" w:rsidRDefault="00276B9C" w:rsidP="00BA0A02">
      <w:pPr>
        <w:pStyle w:val="FootnoteText"/>
      </w:pPr>
      <w:r>
        <w:rPr>
          <w:rStyle w:val="FootnoteReference"/>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8D87" w14:textId="77777777" w:rsidR="00276B9C" w:rsidRDefault="00276B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F0159" w14:textId="77777777" w:rsidR="00276B9C" w:rsidRPr="00647406" w:rsidRDefault="00276B9C">
    <w:pPr>
      <w:pStyle w:val="Header"/>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9F1CC" w14:textId="77777777" w:rsidR="00276B9C" w:rsidRDefault="00276B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0C601DB"/>
    <w:multiLevelType w:val="hybridMultilevel"/>
    <w:tmpl w:val="73EA7408"/>
    <w:lvl w:ilvl="0" w:tplc="4892757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8"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1"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2"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7"/>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2"/>
  </w:num>
  <w:num w:numId="14">
    <w:abstractNumId w:val="28"/>
  </w:num>
  <w:num w:numId="15">
    <w:abstractNumId w:val="16"/>
  </w:num>
  <w:num w:numId="16">
    <w:abstractNumId w:val="20"/>
  </w:num>
  <w:num w:numId="17">
    <w:abstractNumId w:val="11"/>
  </w:num>
  <w:num w:numId="18">
    <w:abstractNumId w:val="0"/>
  </w:num>
  <w:num w:numId="19">
    <w:abstractNumId w:val="13"/>
  </w:num>
  <w:num w:numId="20">
    <w:abstractNumId w:val="28"/>
  </w:num>
  <w:num w:numId="21">
    <w:abstractNumId w:val="28"/>
  </w:num>
  <w:num w:numId="22">
    <w:abstractNumId w:val="28"/>
  </w:num>
  <w:num w:numId="23">
    <w:abstractNumId w:val="28"/>
  </w:num>
  <w:num w:numId="24">
    <w:abstractNumId w:val="22"/>
  </w:num>
  <w:num w:numId="25">
    <w:abstractNumId w:val="23"/>
  </w:num>
  <w:num w:numId="26">
    <w:abstractNumId w:val="29"/>
  </w:num>
  <w:num w:numId="27">
    <w:abstractNumId w:val="30"/>
  </w:num>
  <w:num w:numId="28">
    <w:abstractNumId w:val="28"/>
  </w:num>
  <w:num w:numId="29">
    <w:abstractNumId w:val="15"/>
  </w:num>
  <w:num w:numId="30">
    <w:abstractNumId w:val="31"/>
  </w:num>
  <w:num w:numId="31">
    <w:abstractNumId w:val="26"/>
  </w:num>
  <w:num w:numId="32">
    <w:abstractNumId w:val="19"/>
  </w:num>
  <w:num w:numId="33">
    <w:abstractNumId w:val="32"/>
  </w:num>
  <w:num w:numId="34">
    <w:abstractNumId w:val="12"/>
  </w:num>
  <w:num w:numId="35">
    <w:abstractNumId w:val="14"/>
  </w:num>
  <w:num w:numId="36">
    <w:abstractNumId w:val="21"/>
  </w:num>
  <w:num w:numId="37">
    <w:abstractNumId w:val="25"/>
  </w:num>
  <w:num w:numId="38">
    <w:abstractNumId w:val="24"/>
  </w:num>
  <w:num w:numId="3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echti Felix">
    <w15:presenceInfo w15:providerId="AD" w15:userId="S::felix.liechti@vogelwarte.ch::77f9f44f-26af-4fbc-9cb0-7b39f3c7f403"/>
  </w15:person>
  <w15:person w15:author="Matthew Sjaarda">
    <w15:presenceInfo w15:providerId="None" w15:userId="Matthew Sjaarda"/>
  </w15:person>
  <w15:person w15:author="Raphael NusuMbao">
    <w15:presenceInfo w15:providerId="None" w15:userId="Raphael NusuMb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07BA6"/>
    <w:rsid w:val="00011C68"/>
    <w:rsid w:val="00012116"/>
    <w:rsid w:val="00012B05"/>
    <w:rsid w:val="00012F4C"/>
    <w:rsid w:val="000133C0"/>
    <w:rsid w:val="00014C4E"/>
    <w:rsid w:val="00014FDB"/>
    <w:rsid w:val="00017107"/>
    <w:rsid w:val="000173D6"/>
    <w:rsid w:val="000175D3"/>
    <w:rsid w:val="00017DF3"/>
    <w:rsid w:val="000202E2"/>
    <w:rsid w:val="00022441"/>
    <w:rsid w:val="0002261E"/>
    <w:rsid w:val="00024839"/>
    <w:rsid w:val="00025C40"/>
    <w:rsid w:val="00026871"/>
    <w:rsid w:val="000274D6"/>
    <w:rsid w:val="00027A41"/>
    <w:rsid w:val="00031A88"/>
    <w:rsid w:val="00032D26"/>
    <w:rsid w:val="0003309A"/>
    <w:rsid w:val="000339AC"/>
    <w:rsid w:val="00034B84"/>
    <w:rsid w:val="00034DCD"/>
    <w:rsid w:val="00035491"/>
    <w:rsid w:val="00035622"/>
    <w:rsid w:val="00035E17"/>
    <w:rsid w:val="0003758D"/>
    <w:rsid w:val="00037A98"/>
    <w:rsid w:val="00040475"/>
    <w:rsid w:val="000412B4"/>
    <w:rsid w:val="00041A39"/>
    <w:rsid w:val="000427FB"/>
    <w:rsid w:val="00043817"/>
    <w:rsid w:val="00043CDE"/>
    <w:rsid w:val="00043ED8"/>
    <w:rsid w:val="0004455E"/>
    <w:rsid w:val="00045258"/>
    <w:rsid w:val="00045AE5"/>
    <w:rsid w:val="00046981"/>
    <w:rsid w:val="00047CB5"/>
    <w:rsid w:val="0005043C"/>
    <w:rsid w:val="00050700"/>
    <w:rsid w:val="00050727"/>
    <w:rsid w:val="00050EC1"/>
    <w:rsid w:val="0005145B"/>
    <w:rsid w:val="00051FAA"/>
    <w:rsid w:val="0005263A"/>
    <w:rsid w:val="00055FD8"/>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263F"/>
    <w:rsid w:val="000733AC"/>
    <w:rsid w:val="00074B81"/>
    <w:rsid w:val="00074D22"/>
    <w:rsid w:val="00075081"/>
    <w:rsid w:val="0007516B"/>
    <w:rsid w:val="0007528A"/>
    <w:rsid w:val="00075A89"/>
    <w:rsid w:val="00075D0B"/>
    <w:rsid w:val="00075F38"/>
    <w:rsid w:val="00077F5B"/>
    <w:rsid w:val="000811AB"/>
    <w:rsid w:val="00083C5F"/>
    <w:rsid w:val="00084691"/>
    <w:rsid w:val="00085557"/>
    <w:rsid w:val="00085A14"/>
    <w:rsid w:val="00086551"/>
    <w:rsid w:val="000901EC"/>
    <w:rsid w:val="0009172C"/>
    <w:rsid w:val="000930EC"/>
    <w:rsid w:val="00093E8E"/>
    <w:rsid w:val="00094F77"/>
    <w:rsid w:val="00095E61"/>
    <w:rsid w:val="000966C1"/>
    <w:rsid w:val="000970AC"/>
    <w:rsid w:val="000A10E0"/>
    <w:rsid w:val="000A1167"/>
    <w:rsid w:val="000A2100"/>
    <w:rsid w:val="000A2D01"/>
    <w:rsid w:val="000A41EC"/>
    <w:rsid w:val="000A4428"/>
    <w:rsid w:val="000A4C15"/>
    <w:rsid w:val="000A6D40"/>
    <w:rsid w:val="000A6E7A"/>
    <w:rsid w:val="000A7B76"/>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26F0"/>
    <w:rsid w:val="000C554F"/>
    <w:rsid w:val="000D01BB"/>
    <w:rsid w:val="000D0DC5"/>
    <w:rsid w:val="000D15FF"/>
    <w:rsid w:val="000D183D"/>
    <w:rsid w:val="000D28DF"/>
    <w:rsid w:val="000D3C34"/>
    <w:rsid w:val="000D46F5"/>
    <w:rsid w:val="000D488B"/>
    <w:rsid w:val="000D5D16"/>
    <w:rsid w:val="000D61F9"/>
    <w:rsid w:val="000D6410"/>
    <w:rsid w:val="000D68DF"/>
    <w:rsid w:val="000D784B"/>
    <w:rsid w:val="000E0430"/>
    <w:rsid w:val="000E074A"/>
    <w:rsid w:val="000E1199"/>
    <w:rsid w:val="000E138D"/>
    <w:rsid w:val="000E187A"/>
    <w:rsid w:val="000E224F"/>
    <w:rsid w:val="000E2D61"/>
    <w:rsid w:val="000E38E6"/>
    <w:rsid w:val="000E450E"/>
    <w:rsid w:val="000E45E0"/>
    <w:rsid w:val="000E5D19"/>
    <w:rsid w:val="000E6259"/>
    <w:rsid w:val="000E62A0"/>
    <w:rsid w:val="000E64D1"/>
    <w:rsid w:val="000E6C26"/>
    <w:rsid w:val="000E7D9A"/>
    <w:rsid w:val="000E7DA5"/>
    <w:rsid w:val="000F0AFC"/>
    <w:rsid w:val="000F1909"/>
    <w:rsid w:val="000F298F"/>
    <w:rsid w:val="000F4677"/>
    <w:rsid w:val="000F489B"/>
    <w:rsid w:val="000F5222"/>
    <w:rsid w:val="000F5BE0"/>
    <w:rsid w:val="000F6DA1"/>
    <w:rsid w:val="00100587"/>
    <w:rsid w:val="00100646"/>
    <w:rsid w:val="00101BE5"/>
    <w:rsid w:val="0010284E"/>
    <w:rsid w:val="00103122"/>
    <w:rsid w:val="0010336A"/>
    <w:rsid w:val="001043F1"/>
    <w:rsid w:val="00104ED6"/>
    <w:rsid w:val="001050F1"/>
    <w:rsid w:val="001057E7"/>
    <w:rsid w:val="00105AEA"/>
    <w:rsid w:val="00105B72"/>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786"/>
    <w:rsid w:val="00120AD7"/>
    <w:rsid w:val="001220DB"/>
    <w:rsid w:val="001230AD"/>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568E"/>
    <w:rsid w:val="0015623F"/>
    <w:rsid w:val="00156367"/>
    <w:rsid w:val="001563C5"/>
    <w:rsid w:val="00156EBF"/>
    <w:rsid w:val="001572BF"/>
    <w:rsid w:val="001578FD"/>
    <w:rsid w:val="00160014"/>
    <w:rsid w:val="00160628"/>
    <w:rsid w:val="00160819"/>
    <w:rsid w:val="00160F85"/>
    <w:rsid w:val="00161344"/>
    <w:rsid w:val="00162195"/>
    <w:rsid w:val="0016223B"/>
    <w:rsid w:val="0016322A"/>
    <w:rsid w:val="00163BC4"/>
    <w:rsid w:val="00165A21"/>
    <w:rsid w:val="001666F6"/>
    <w:rsid w:val="0016683F"/>
    <w:rsid w:val="001673DD"/>
    <w:rsid w:val="0016784C"/>
    <w:rsid w:val="00167B71"/>
    <w:rsid w:val="00167BA2"/>
    <w:rsid w:val="00167FA0"/>
    <w:rsid w:val="001705CE"/>
    <w:rsid w:val="00172F83"/>
    <w:rsid w:val="00173264"/>
    <w:rsid w:val="00174634"/>
    <w:rsid w:val="0017714B"/>
    <w:rsid w:val="001775ED"/>
    <w:rsid w:val="00177CBF"/>
    <w:rsid w:val="001804DF"/>
    <w:rsid w:val="0018074C"/>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5FAB"/>
    <w:rsid w:val="00197104"/>
    <w:rsid w:val="0019731E"/>
    <w:rsid w:val="001A03AA"/>
    <w:rsid w:val="001A07A9"/>
    <w:rsid w:val="001A09FE"/>
    <w:rsid w:val="001A22A9"/>
    <w:rsid w:val="001A284A"/>
    <w:rsid w:val="001A2A4E"/>
    <w:rsid w:val="001A30EE"/>
    <w:rsid w:val="001A41DE"/>
    <w:rsid w:val="001A4851"/>
    <w:rsid w:val="001A4BCA"/>
    <w:rsid w:val="001A547D"/>
    <w:rsid w:val="001A67C9"/>
    <w:rsid w:val="001A69DE"/>
    <w:rsid w:val="001A713C"/>
    <w:rsid w:val="001A74EC"/>
    <w:rsid w:val="001A78D0"/>
    <w:rsid w:val="001A795C"/>
    <w:rsid w:val="001A7DDE"/>
    <w:rsid w:val="001B0099"/>
    <w:rsid w:val="001B1C7C"/>
    <w:rsid w:val="001B2CD8"/>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1B98"/>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E7FBE"/>
    <w:rsid w:val="001F108F"/>
    <w:rsid w:val="001F3411"/>
    <w:rsid w:val="001F3E6C"/>
    <w:rsid w:val="001F4287"/>
    <w:rsid w:val="001F42E1"/>
    <w:rsid w:val="001F4DBA"/>
    <w:rsid w:val="001F557D"/>
    <w:rsid w:val="00200148"/>
    <w:rsid w:val="002001D5"/>
    <w:rsid w:val="00202147"/>
    <w:rsid w:val="002030BA"/>
    <w:rsid w:val="00203DB0"/>
    <w:rsid w:val="00204086"/>
    <w:rsid w:val="0020415E"/>
    <w:rsid w:val="00204A95"/>
    <w:rsid w:val="00204FF4"/>
    <w:rsid w:val="00205330"/>
    <w:rsid w:val="00206363"/>
    <w:rsid w:val="0021056E"/>
    <w:rsid w:val="0021075D"/>
    <w:rsid w:val="0021081F"/>
    <w:rsid w:val="0021165A"/>
    <w:rsid w:val="00211BC9"/>
    <w:rsid w:val="002123C5"/>
    <w:rsid w:val="00212517"/>
    <w:rsid w:val="00212FCF"/>
    <w:rsid w:val="0021398B"/>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3724"/>
    <w:rsid w:val="00234BF6"/>
    <w:rsid w:val="00235A03"/>
    <w:rsid w:val="00236012"/>
    <w:rsid w:val="00236F4B"/>
    <w:rsid w:val="00237BEE"/>
    <w:rsid w:val="0024112F"/>
    <w:rsid w:val="002411F2"/>
    <w:rsid w:val="00242B0D"/>
    <w:rsid w:val="0024320E"/>
    <w:rsid w:val="002467C6"/>
    <w:rsid w:val="0024692A"/>
    <w:rsid w:val="00247D72"/>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119"/>
    <w:rsid w:val="00274BE1"/>
    <w:rsid w:val="002750EF"/>
    <w:rsid w:val="0027548E"/>
    <w:rsid w:val="00275854"/>
    <w:rsid w:val="00276053"/>
    <w:rsid w:val="00276282"/>
    <w:rsid w:val="00276310"/>
    <w:rsid w:val="0027641E"/>
    <w:rsid w:val="002769FB"/>
    <w:rsid w:val="00276B9C"/>
    <w:rsid w:val="002778A6"/>
    <w:rsid w:val="00281AD5"/>
    <w:rsid w:val="00282923"/>
    <w:rsid w:val="00283B41"/>
    <w:rsid w:val="002840CC"/>
    <w:rsid w:val="00284D9C"/>
    <w:rsid w:val="00285F28"/>
    <w:rsid w:val="00286398"/>
    <w:rsid w:val="00286C6A"/>
    <w:rsid w:val="00286D44"/>
    <w:rsid w:val="00287037"/>
    <w:rsid w:val="002873CC"/>
    <w:rsid w:val="002875D0"/>
    <w:rsid w:val="00290259"/>
    <w:rsid w:val="00291029"/>
    <w:rsid w:val="00291B2C"/>
    <w:rsid w:val="00291D17"/>
    <w:rsid w:val="002956E6"/>
    <w:rsid w:val="002964CE"/>
    <w:rsid w:val="00297F6F"/>
    <w:rsid w:val="002A1026"/>
    <w:rsid w:val="002A283F"/>
    <w:rsid w:val="002A3C42"/>
    <w:rsid w:val="002A450B"/>
    <w:rsid w:val="002A5D75"/>
    <w:rsid w:val="002A684B"/>
    <w:rsid w:val="002A6A2D"/>
    <w:rsid w:val="002A74C0"/>
    <w:rsid w:val="002B027D"/>
    <w:rsid w:val="002B048C"/>
    <w:rsid w:val="002B18AC"/>
    <w:rsid w:val="002B1B1A"/>
    <w:rsid w:val="002B1F82"/>
    <w:rsid w:val="002B2514"/>
    <w:rsid w:val="002B2F25"/>
    <w:rsid w:val="002B6ADD"/>
    <w:rsid w:val="002B7228"/>
    <w:rsid w:val="002C1BA1"/>
    <w:rsid w:val="002C3983"/>
    <w:rsid w:val="002C3AA9"/>
    <w:rsid w:val="002C472E"/>
    <w:rsid w:val="002C506B"/>
    <w:rsid w:val="002C53EE"/>
    <w:rsid w:val="002C5D75"/>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5DB9"/>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27A"/>
    <w:rsid w:val="002E7F3A"/>
    <w:rsid w:val="002F0B83"/>
    <w:rsid w:val="002F0BF1"/>
    <w:rsid w:val="002F0DCC"/>
    <w:rsid w:val="002F1224"/>
    <w:rsid w:val="002F251D"/>
    <w:rsid w:val="002F2BFB"/>
    <w:rsid w:val="002F3D82"/>
    <w:rsid w:val="002F3E28"/>
    <w:rsid w:val="002F417D"/>
    <w:rsid w:val="002F4DFB"/>
    <w:rsid w:val="002F4EDB"/>
    <w:rsid w:val="002F580A"/>
    <w:rsid w:val="002F6054"/>
    <w:rsid w:val="002F6BEC"/>
    <w:rsid w:val="002F7D8B"/>
    <w:rsid w:val="00300DE5"/>
    <w:rsid w:val="00302A46"/>
    <w:rsid w:val="00304AC9"/>
    <w:rsid w:val="0030540E"/>
    <w:rsid w:val="00306821"/>
    <w:rsid w:val="003069B8"/>
    <w:rsid w:val="00310D6D"/>
    <w:rsid w:val="00310E13"/>
    <w:rsid w:val="0031276F"/>
    <w:rsid w:val="003129AA"/>
    <w:rsid w:val="00312B9F"/>
    <w:rsid w:val="00315713"/>
    <w:rsid w:val="0031686C"/>
    <w:rsid w:val="00316FE0"/>
    <w:rsid w:val="003204D2"/>
    <w:rsid w:val="00320529"/>
    <w:rsid w:val="00320C72"/>
    <w:rsid w:val="00321B99"/>
    <w:rsid w:val="00323094"/>
    <w:rsid w:val="00323515"/>
    <w:rsid w:val="003245A5"/>
    <w:rsid w:val="00325723"/>
    <w:rsid w:val="00325E91"/>
    <w:rsid w:val="00325F6C"/>
    <w:rsid w:val="0032605E"/>
    <w:rsid w:val="00326732"/>
    <w:rsid w:val="00326C21"/>
    <w:rsid w:val="003275D1"/>
    <w:rsid w:val="003275E8"/>
    <w:rsid w:val="00327CF1"/>
    <w:rsid w:val="00330B2A"/>
    <w:rsid w:val="00330D9C"/>
    <w:rsid w:val="00331E17"/>
    <w:rsid w:val="0033212A"/>
    <w:rsid w:val="00333063"/>
    <w:rsid w:val="00333E3E"/>
    <w:rsid w:val="00334B44"/>
    <w:rsid w:val="003376A4"/>
    <w:rsid w:val="003408E3"/>
    <w:rsid w:val="003409F2"/>
    <w:rsid w:val="0034174D"/>
    <w:rsid w:val="00343480"/>
    <w:rsid w:val="00343639"/>
    <w:rsid w:val="00343DF7"/>
    <w:rsid w:val="00344983"/>
    <w:rsid w:val="00345CCA"/>
    <w:rsid w:val="00345E89"/>
    <w:rsid w:val="003462B7"/>
    <w:rsid w:val="0034666F"/>
    <w:rsid w:val="00347CF2"/>
    <w:rsid w:val="0035005E"/>
    <w:rsid w:val="003509A0"/>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566"/>
    <w:rsid w:val="003836D3"/>
    <w:rsid w:val="00383A52"/>
    <w:rsid w:val="00383CEA"/>
    <w:rsid w:val="00385024"/>
    <w:rsid w:val="00385F26"/>
    <w:rsid w:val="00386F33"/>
    <w:rsid w:val="003905F3"/>
    <w:rsid w:val="00390D2F"/>
    <w:rsid w:val="00391652"/>
    <w:rsid w:val="00392824"/>
    <w:rsid w:val="00394908"/>
    <w:rsid w:val="0039507F"/>
    <w:rsid w:val="00396ED9"/>
    <w:rsid w:val="003A0462"/>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47FE"/>
    <w:rsid w:val="003B5539"/>
    <w:rsid w:val="003B5673"/>
    <w:rsid w:val="003B5BBE"/>
    <w:rsid w:val="003B6287"/>
    <w:rsid w:val="003B62C9"/>
    <w:rsid w:val="003B7CB6"/>
    <w:rsid w:val="003C0BFA"/>
    <w:rsid w:val="003C1DD7"/>
    <w:rsid w:val="003C2092"/>
    <w:rsid w:val="003C26DA"/>
    <w:rsid w:val="003C31A3"/>
    <w:rsid w:val="003C4DB0"/>
    <w:rsid w:val="003C528B"/>
    <w:rsid w:val="003C53CC"/>
    <w:rsid w:val="003C5F6A"/>
    <w:rsid w:val="003C6192"/>
    <w:rsid w:val="003C65A0"/>
    <w:rsid w:val="003C7077"/>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11D"/>
    <w:rsid w:val="003F4207"/>
    <w:rsid w:val="003F5C46"/>
    <w:rsid w:val="003F6FFE"/>
    <w:rsid w:val="003F735A"/>
    <w:rsid w:val="003F7CBB"/>
    <w:rsid w:val="003F7D34"/>
    <w:rsid w:val="003F7FC2"/>
    <w:rsid w:val="0040166D"/>
    <w:rsid w:val="00402559"/>
    <w:rsid w:val="004039BD"/>
    <w:rsid w:val="00403C4C"/>
    <w:rsid w:val="004060BB"/>
    <w:rsid w:val="00406723"/>
    <w:rsid w:val="004078FF"/>
    <w:rsid w:val="00412C8E"/>
    <w:rsid w:val="0041518D"/>
    <w:rsid w:val="00415876"/>
    <w:rsid w:val="00415887"/>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4AD2"/>
    <w:rsid w:val="004667E0"/>
    <w:rsid w:val="0046760E"/>
    <w:rsid w:val="00470703"/>
    <w:rsid w:val="004708AA"/>
    <w:rsid w:val="00470E10"/>
    <w:rsid w:val="004712AF"/>
    <w:rsid w:val="0047136F"/>
    <w:rsid w:val="0047272A"/>
    <w:rsid w:val="00473100"/>
    <w:rsid w:val="00473F8B"/>
    <w:rsid w:val="00477A97"/>
    <w:rsid w:val="00480408"/>
    <w:rsid w:val="00480835"/>
    <w:rsid w:val="00481343"/>
    <w:rsid w:val="00482AA5"/>
    <w:rsid w:val="00482DED"/>
    <w:rsid w:val="00482E01"/>
    <w:rsid w:val="00482E80"/>
    <w:rsid w:val="00483421"/>
    <w:rsid w:val="00483ED6"/>
    <w:rsid w:val="00484CC7"/>
    <w:rsid w:val="0048549E"/>
    <w:rsid w:val="004860B0"/>
    <w:rsid w:val="00486B93"/>
    <w:rsid w:val="00487626"/>
    <w:rsid w:val="0048F0DE"/>
    <w:rsid w:val="00490DF8"/>
    <w:rsid w:val="00491905"/>
    <w:rsid w:val="00492530"/>
    <w:rsid w:val="004930C6"/>
    <w:rsid w:val="00493347"/>
    <w:rsid w:val="00494162"/>
    <w:rsid w:val="00495324"/>
    <w:rsid w:val="00495F94"/>
    <w:rsid w:val="00496092"/>
    <w:rsid w:val="00496BDB"/>
    <w:rsid w:val="004A032B"/>
    <w:rsid w:val="004A08DB"/>
    <w:rsid w:val="004A1147"/>
    <w:rsid w:val="004A1803"/>
    <w:rsid w:val="004A25D0"/>
    <w:rsid w:val="004A2958"/>
    <w:rsid w:val="004A2C12"/>
    <w:rsid w:val="004A322B"/>
    <w:rsid w:val="004A3619"/>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4FD"/>
    <w:rsid w:val="004C3D3C"/>
    <w:rsid w:val="004C42F2"/>
    <w:rsid w:val="004C7447"/>
    <w:rsid w:val="004D0563"/>
    <w:rsid w:val="004D0EDC"/>
    <w:rsid w:val="004D1220"/>
    <w:rsid w:val="004D14B3"/>
    <w:rsid w:val="004D1529"/>
    <w:rsid w:val="004D1961"/>
    <w:rsid w:val="004D1F01"/>
    <w:rsid w:val="004D2253"/>
    <w:rsid w:val="004D252F"/>
    <w:rsid w:val="004D4F28"/>
    <w:rsid w:val="004D5514"/>
    <w:rsid w:val="004D56C3"/>
    <w:rsid w:val="004D60BF"/>
    <w:rsid w:val="004E0338"/>
    <w:rsid w:val="004E2CE1"/>
    <w:rsid w:val="004E3105"/>
    <w:rsid w:val="004E4FF3"/>
    <w:rsid w:val="004E5392"/>
    <w:rsid w:val="004E56A8"/>
    <w:rsid w:val="004E5D02"/>
    <w:rsid w:val="004E6BCB"/>
    <w:rsid w:val="004F0A50"/>
    <w:rsid w:val="004F3B55"/>
    <w:rsid w:val="004F3E6D"/>
    <w:rsid w:val="004F428E"/>
    <w:rsid w:val="004F42C7"/>
    <w:rsid w:val="004F45C8"/>
    <w:rsid w:val="004F4E46"/>
    <w:rsid w:val="004F5386"/>
    <w:rsid w:val="004F6725"/>
    <w:rsid w:val="004F6B7D"/>
    <w:rsid w:val="005001EC"/>
    <w:rsid w:val="005015F6"/>
    <w:rsid w:val="005030C4"/>
    <w:rsid w:val="005031C5"/>
    <w:rsid w:val="00504FDC"/>
    <w:rsid w:val="005052B7"/>
    <w:rsid w:val="00505929"/>
    <w:rsid w:val="00505C3B"/>
    <w:rsid w:val="0050640F"/>
    <w:rsid w:val="00507709"/>
    <w:rsid w:val="0051035C"/>
    <w:rsid w:val="005120CC"/>
    <w:rsid w:val="00512B7B"/>
    <w:rsid w:val="00512C26"/>
    <w:rsid w:val="0051338E"/>
    <w:rsid w:val="005133DE"/>
    <w:rsid w:val="00513F55"/>
    <w:rsid w:val="00514EA1"/>
    <w:rsid w:val="00515940"/>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0DEB"/>
    <w:rsid w:val="00531614"/>
    <w:rsid w:val="00531823"/>
    <w:rsid w:val="00531A7C"/>
    <w:rsid w:val="005339AF"/>
    <w:rsid w:val="00533F80"/>
    <w:rsid w:val="00534ECC"/>
    <w:rsid w:val="005363B3"/>
    <w:rsid w:val="00536916"/>
    <w:rsid w:val="00537112"/>
    <w:rsid w:val="0053720D"/>
    <w:rsid w:val="00540097"/>
    <w:rsid w:val="00540D9E"/>
    <w:rsid w:val="00540EF5"/>
    <w:rsid w:val="00541A5C"/>
    <w:rsid w:val="00541BF3"/>
    <w:rsid w:val="00541CD3"/>
    <w:rsid w:val="00542871"/>
    <w:rsid w:val="00542E08"/>
    <w:rsid w:val="00542E3D"/>
    <w:rsid w:val="0054312E"/>
    <w:rsid w:val="00543CD5"/>
    <w:rsid w:val="00543E49"/>
    <w:rsid w:val="00544C2F"/>
    <w:rsid w:val="00544C38"/>
    <w:rsid w:val="00545524"/>
    <w:rsid w:val="005476FA"/>
    <w:rsid w:val="00551EBF"/>
    <w:rsid w:val="005542B6"/>
    <w:rsid w:val="0055455D"/>
    <w:rsid w:val="0055495C"/>
    <w:rsid w:val="0055595E"/>
    <w:rsid w:val="00556274"/>
    <w:rsid w:val="00557900"/>
    <w:rsid w:val="00557988"/>
    <w:rsid w:val="00560C6A"/>
    <w:rsid w:val="00561FA7"/>
    <w:rsid w:val="00562C49"/>
    <w:rsid w:val="00562DEF"/>
    <w:rsid w:val="0056321A"/>
    <w:rsid w:val="00563A35"/>
    <w:rsid w:val="00564598"/>
    <w:rsid w:val="0056597B"/>
    <w:rsid w:val="00566596"/>
    <w:rsid w:val="00566602"/>
    <w:rsid w:val="00566F97"/>
    <w:rsid w:val="005677A1"/>
    <w:rsid w:val="0057017E"/>
    <w:rsid w:val="005717F8"/>
    <w:rsid w:val="005718EE"/>
    <w:rsid w:val="00571BCE"/>
    <w:rsid w:val="00571DD7"/>
    <w:rsid w:val="00572DB2"/>
    <w:rsid w:val="00573398"/>
    <w:rsid w:val="00573DEB"/>
    <w:rsid w:val="005741E9"/>
    <w:rsid w:val="00574360"/>
    <w:rsid w:val="005748CF"/>
    <w:rsid w:val="00575593"/>
    <w:rsid w:val="00575A6C"/>
    <w:rsid w:val="0057697E"/>
    <w:rsid w:val="00577148"/>
    <w:rsid w:val="00577A85"/>
    <w:rsid w:val="00581203"/>
    <w:rsid w:val="0058165D"/>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771"/>
    <w:rsid w:val="005A4A7E"/>
    <w:rsid w:val="005A4B03"/>
    <w:rsid w:val="005A61AB"/>
    <w:rsid w:val="005A6F8C"/>
    <w:rsid w:val="005A763D"/>
    <w:rsid w:val="005A7C85"/>
    <w:rsid w:val="005B05F9"/>
    <w:rsid w:val="005B09EC"/>
    <w:rsid w:val="005B0A7A"/>
    <w:rsid w:val="005B134E"/>
    <w:rsid w:val="005B16EF"/>
    <w:rsid w:val="005B2039"/>
    <w:rsid w:val="005B344F"/>
    <w:rsid w:val="005B3FBA"/>
    <w:rsid w:val="005B45C9"/>
    <w:rsid w:val="005B4A1D"/>
    <w:rsid w:val="005B4F35"/>
    <w:rsid w:val="005B674D"/>
    <w:rsid w:val="005B6BEE"/>
    <w:rsid w:val="005C056D"/>
    <w:rsid w:val="005C0CBE"/>
    <w:rsid w:val="005C1FCF"/>
    <w:rsid w:val="005C3093"/>
    <w:rsid w:val="005C3F41"/>
    <w:rsid w:val="005C4809"/>
    <w:rsid w:val="005C4AFB"/>
    <w:rsid w:val="005C4D8D"/>
    <w:rsid w:val="005C5313"/>
    <w:rsid w:val="005C6A48"/>
    <w:rsid w:val="005D05D5"/>
    <w:rsid w:val="005D1885"/>
    <w:rsid w:val="005D220E"/>
    <w:rsid w:val="005D2466"/>
    <w:rsid w:val="005D2571"/>
    <w:rsid w:val="005D48AE"/>
    <w:rsid w:val="005D4A38"/>
    <w:rsid w:val="005D7A09"/>
    <w:rsid w:val="005D7D08"/>
    <w:rsid w:val="005E209D"/>
    <w:rsid w:val="005E24AB"/>
    <w:rsid w:val="005E2831"/>
    <w:rsid w:val="005E2EEA"/>
    <w:rsid w:val="005E3708"/>
    <w:rsid w:val="005E3CCD"/>
    <w:rsid w:val="005E3D6B"/>
    <w:rsid w:val="005E4C69"/>
    <w:rsid w:val="005E4E5F"/>
    <w:rsid w:val="005E5B55"/>
    <w:rsid w:val="005E5E4A"/>
    <w:rsid w:val="005E614E"/>
    <w:rsid w:val="005E693D"/>
    <w:rsid w:val="005E75BF"/>
    <w:rsid w:val="005F01D8"/>
    <w:rsid w:val="005F231D"/>
    <w:rsid w:val="005F269C"/>
    <w:rsid w:val="005F311F"/>
    <w:rsid w:val="005F46F9"/>
    <w:rsid w:val="005F5559"/>
    <w:rsid w:val="005F57BA"/>
    <w:rsid w:val="005F61E6"/>
    <w:rsid w:val="005F69C2"/>
    <w:rsid w:val="005F6C45"/>
    <w:rsid w:val="005F6F9E"/>
    <w:rsid w:val="0060357D"/>
    <w:rsid w:val="00603B0A"/>
    <w:rsid w:val="00605A69"/>
    <w:rsid w:val="00606C54"/>
    <w:rsid w:val="00606EB7"/>
    <w:rsid w:val="00607941"/>
    <w:rsid w:val="00607E6A"/>
    <w:rsid w:val="0061271F"/>
    <w:rsid w:val="006129E5"/>
    <w:rsid w:val="00614375"/>
    <w:rsid w:val="00614C54"/>
    <w:rsid w:val="0061515F"/>
    <w:rsid w:val="00615B0A"/>
    <w:rsid w:val="0061608C"/>
    <w:rsid w:val="006168CF"/>
    <w:rsid w:val="0062011B"/>
    <w:rsid w:val="00620261"/>
    <w:rsid w:val="00620E09"/>
    <w:rsid w:val="00626777"/>
    <w:rsid w:val="00626DE0"/>
    <w:rsid w:val="00630901"/>
    <w:rsid w:val="006310BE"/>
    <w:rsid w:val="00631F8E"/>
    <w:rsid w:val="00632D48"/>
    <w:rsid w:val="00633AED"/>
    <w:rsid w:val="00636532"/>
    <w:rsid w:val="006368FB"/>
    <w:rsid w:val="00636EE9"/>
    <w:rsid w:val="006376D6"/>
    <w:rsid w:val="00640309"/>
    <w:rsid w:val="00640950"/>
    <w:rsid w:val="00640B84"/>
    <w:rsid w:val="00641AE7"/>
    <w:rsid w:val="00642629"/>
    <w:rsid w:val="006447E0"/>
    <w:rsid w:val="00646F7E"/>
    <w:rsid w:val="00647406"/>
    <w:rsid w:val="0064782B"/>
    <w:rsid w:val="00650635"/>
    <w:rsid w:val="00650DE8"/>
    <w:rsid w:val="006527F6"/>
    <w:rsid w:val="0065293D"/>
    <w:rsid w:val="006539D2"/>
    <w:rsid w:val="00653EFC"/>
    <w:rsid w:val="00654021"/>
    <w:rsid w:val="0065793E"/>
    <w:rsid w:val="006606DD"/>
    <w:rsid w:val="00660F2D"/>
    <w:rsid w:val="00661045"/>
    <w:rsid w:val="0066412B"/>
    <w:rsid w:val="006651A5"/>
    <w:rsid w:val="006653EA"/>
    <w:rsid w:val="0066559F"/>
    <w:rsid w:val="00666105"/>
    <w:rsid w:val="00666DA8"/>
    <w:rsid w:val="00667902"/>
    <w:rsid w:val="00671057"/>
    <w:rsid w:val="00671E76"/>
    <w:rsid w:val="006734E0"/>
    <w:rsid w:val="0067498B"/>
    <w:rsid w:val="00674BA4"/>
    <w:rsid w:val="00675AAF"/>
    <w:rsid w:val="00676373"/>
    <w:rsid w:val="00676DED"/>
    <w:rsid w:val="00676F2D"/>
    <w:rsid w:val="0068031A"/>
    <w:rsid w:val="00680569"/>
    <w:rsid w:val="006805A9"/>
    <w:rsid w:val="00681B2F"/>
    <w:rsid w:val="0068208C"/>
    <w:rsid w:val="0068335F"/>
    <w:rsid w:val="00683370"/>
    <w:rsid w:val="00683A8C"/>
    <w:rsid w:val="00684052"/>
    <w:rsid w:val="006843AA"/>
    <w:rsid w:val="00684D4A"/>
    <w:rsid w:val="00685406"/>
    <w:rsid w:val="00687217"/>
    <w:rsid w:val="00687906"/>
    <w:rsid w:val="00692276"/>
    <w:rsid w:val="00692E4A"/>
    <w:rsid w:val="00693302"/>
    <w:rsid w:val="00694053"/>
    <w:rsid w:val="00694132"/>
    <w:rsid w:val="00695AB9"/>
    <w:rsid w:val="0069640B"/>
    <w:rsid w:val="006973C9"/>
    <w:rsid w:val="006A10BD"/>
    <w:rsid w:val="006A1B83"/>
    <w:rsid w:val="006A1BB3"/>
    <w:rsid w:val="006A21CD"/>
    <w:rsid w:val="006A26A0"/>
    <w:rsid w:val="006A28C6"/>
    <w:rsid w:val="006A2F86"/>
    <w:rsid w:val="006A38E6"/>
    <w:rsid w:val="006A4CE0"/>
    <w:rsid w:val="006A5918"/>
    <w:rsid w:val="006A5AC3"/>
    <w:rsid w:val="006A7426"/>
    <w:rsid w:val="006A7751"/>
    <w:rsid w:val="006B0B6B"/>
    <w:rsid w:val="006B1045"/>
    <w:rsid w:val="006B1A77"/>
    <w:rsid w:val="006B21B2"/>
    <w:rsid w:val="006B27F7"/>
    <w:rsid w:val="006B402D"/>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1B3C"/>
    <w:rsid w:val="006E23FB"/>
    <w:rsid w:val="006E2910"/>
    <w:rsid w:val="006E311C"/>
    <w:rsid w:val="006E325A"/>
    <w:rsid w:val="006E33EC"/>
    <w:rsid w:val="006E3802"/>
    <w:rsid w:val="006E55DE"/>
    <w:rsid w:val="006E6C02"/>
    <w:rsid w:val="006E6E2E"/>
    <w:rsid w:val="006E70E2"/>
    <w:rsid w:val="006F09D6"/>
    <w:rsid w:val="006F231A"/>
    <w:rsid w:val="006F25B3"/>
    <w:rsid w:val="006F373B"/>
    <w:rsid w:val="006F4AF0"/>
    <w:rsid w:val="006F6B55"/>
    <w:rsid w:val="006F7531"/>
    <w:rsid w:val="006F788D"/>
    <w:rsid w:val="006F78E1"/>
    <w:rsid w:val="0070008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35BC"/>
    <w:rsid w:val="007254DA"/>
    <w:rsid w:val="00727645"/>
    <w:rsid w:val="00730C92"/>
    <w:rsid w:val="00731835"/>
    <w:rsid w:val="00732A45"/>
    <w:rsid w:val="00732E66"/>
    <w:rsid w:val="0073355F"/>
    <w:rsid w:val="007341F8"/>
    <w:rsid w:val="0073425E"/>
    <w:rsid w:val="00734372"/>
    <w:rsid w:val="00734C44"/>
    <w:rsid w:val="00734EB8"/>
    <w:rsid w:val="00735CB7"/>
    <w:rsid w:val="00735CDC"/>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552F7"/>
    <w:rsid w:val="0076027C"/>
    <w:rsid w:val="00761918"/>
    <w:rsid w:val="00762018"/>
    <w:rsid w:val="00762244"/>
    <w:rsid w:val="00762540"/>
    <w:rsid w:val="007628F3"/>
    <w:rsid w:val="00762F03"/>
    <w:rsid w:val="007639AF"/>
    <w:rsid w:val="0076413B"/>
    <w:rsid w:val="007648AE"/>
    <w:rsid w:val="00764BF8"/>
    <w:rsid w:val="0076514D"/>
    <w:rsid w:val="0076568F"/>
    <w:rsid w:val="0077047A"/>
    <w:rsid w:val="00771906"/>
    <w:rsid w:val="00771A26"/>
    <w:rsid w:val="00771BD3"/>
    <w:rsid w:val="00771EAF"/>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4EA"/>
    <w:rsid w:val="007A3AB3"/>
    <w:rsid w:val="007A3E1D"/>
    <w:rsid w:val="007A46C1"/>
    <w:rsid w:val="007A49D3"/>
    <w:rsid w:val="007A4BE6"/>
    <w:rsid w:val="007A5574"/>
    <w:rsid w:val="007A5A3C"/>
    <w:rsid w:val="007B0882"/>
    <w:rsid w:val="007B0DC6"/>
    <w:rsid w:val="007B1094"/>
    <w:rsid w:val="007B10AF"/>
    <w:rsid w:val="007B1762"/>
    <w:rsid w:val="007B1FD0"/>
    <w:rsid w:val="007B3011"/>
    <w:rsid w:val="007B3320"/>
    <w:rsid w:val="007B4DB9"/>
    <w:rsid w:val="007B5985"/>
    <w:rsid w:val="007B68FC"/>
    <w:rsid w:val="007B697B"/>
    <w:rsid w:val="007B7326"/>
    <w:rsid w:val="007B7991"/>
    <w:rsid w:val="007C0983"/>
    <w:rsid w:val="007C1859"/>
    <w:rsid w:val="007C1DE6"/>
    <w:rsid w:val="007C1E7F"/>
    <w:rsid w:val="007C2678"/>
    <w:rsid w:val="007C301F"/>
    <w:rsid w:val="007C3B11"/>
    <w:rsid w:val="007C3F1C"/>
    <w:rsid w:val="007C4540"/>
    <w:rsid w:val="007C5985"/>
    <w:rsid w:val="007C65AF"/>
    <w:rsid w:val="007C7E1E"/>
    <w:rsid w:val="007D135D"/>
    <w:rsid w:val="007D141E"/>
    <w:rsid w:val="007D1550"/>
    <w:rsid w:val="007D2295"/>
    <w:rsid w:val="007D3CB1"/>
    <w:rsid w:val="007D50F1"/>
    <w:rsid w:val="007D64E0"/>
    <w:rsid w:val="007D730F"/>
    <w:rsid w:val="007D7B18"/>
    <w:rsid w:val="007D7CD8"/>
    <w:rsid w:val="007D7FFC"/>
    <w:rsid w:val="007E1F73"/>
    <w:rsid w:val="007E1FBC"/>
    <w:rsid w:val="007E3AA7"/>
    <w:rsid w:val="007E3E09"/>
    <w:rsid w:val="007E5AC5"/>
    <w:rsid w:val="007E6E02"/>
    <w:rsid w:val="007F0510"/>
    <w:rsid w:val="007F0972"/>
    <w:rsid w:val="007F0DF0"/>
    <w:rsid w:val="007F0FEA"/>
    <w:rsid w:val="007F1D6B"/>
    <w:rsid w:val="007F2E81"/>
    <w:rsid w:val="007F407C"/>
    <w:rsid w:val="007F4155"/>
    <w:rsid w:val="007F473F"/>
    <w:rsid w:val="007F4E80"/>
    <w:rsid w:val="007F52D8"/>
    <w:rsid w:val="007F737D"/>
    <w:rsid w:val="008011D7"/>
    <w:rsid w:val="00802170"/>
    <w:rsid w:val="008029CB"/>
    <w:rsid w:val="0080308E"/>
    <w:rsid w:val="00803214"/>
    <w:rsid w:val="008036E8"/>
    <w:rsid w:val="00804190"/>
    <w:rsid w:val="00805303"/>
    <w:rsid w:val="008054B2"/>
    <w:rsid w:val="00806427"/>
    <w:rsid w:val="00806705"/>
    <w:rsid w:val="00806738"/>
    <w:rsid w:val="008078BB"/>
    <w:rsid w:val="008108C6"/>
    <w:rsid w:val="00812086"/>
    <w:rsid w:val="00812F65"/>
    <w:rsid w:val="008149E0"/>
    <w:rsid w:val="008153A2"/>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0419"/>
    <w:rsid w:val="00851C16"/>
    <w:rsid w:val="008521F3"/>
    <w:rsid w:val="008528DC"/>
    <w:rsid w:val="00852B8C"/>
    <w:rsid w:val="00852F6C"/>
    <w:rsid w:val="00853250"/>
    <w:rsid w:val="0085357E"/>
    <w:rsid w:val="00854981"/>
    <w:rsid w:val="00854E3D"/>
    <w:rsid w:val="00855471"/>
    <w:rsid w:val="008579FF"/>
    <w:rsid w:val="008610B4"/>
    <w:rsid w:val="00861CD7"/>
    <w:rsid w:val="00861D09"/>
    <w:rsid w:val="00861DC3"/>
    <w:rsid w:val="00861F4C"/>
    <w:rsid w:val="00863A95"/>
    <w:rsid w:val="00863D2E"/>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153"/>
    <w:rsid w:val="00875A82"/>
    <w:rsid w:val="008764F0"/>
    <w:rsid w:val="00876CA3"/>
    <w:rsid w:val="00876CCA"/>
    <w:rsid w:val="008772FE"/>
    <w:rsid w:val="008775F1"/>
    <w:rsid w:val="00877F7A"/>
    <w:rsid w:val="00880020"/>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6CF"/>
    <w:rsid w:val="00897DA6"/>
    <w:rsid w:val="00897F7D"/>
    <w:rsid w:val="008A02F9"/>
    <w:rsid w:val="008A1049"/>
    <w:rsid w:val="008A116C"/>
    <w:rsid w:val="008A1A00"/>
    <w:rsid w:val="008A1C98"/>
    <w:rsid w:val="008A24D5"/>
    <w:rsid w:val="008A322D"/>
    <w:rsid w:val="008A4406"/>
    <w:rsid w:val="008A4D72"/>
    <w:rsid w:val="008A6285"/>
    <w:rsid w:val="008A63B2"/>
    <w:rsid w:val="008A7ABF"/>
    <w:rsid w:val="008B01BD"/>
    <w:rsid w:val="008B1039"/>
    <w:rsid w:val="008B141A"/>
    <w:rsid w:val="008B1761"/>
    <w:rsid w:val="008B1A71"/>
    <w:rsid w:val="008B1D68"/>
    <w:rsid w:val="008B1D9E"/>
    <w:rsid w:val="008B1F5F"/>
    <w:rsid w:val="008B223F"/>
    <w:rsid w:val="008B22C6"/>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34"/>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5F8A"/>
    <w:rsid w:val="008F755D"/>
    <w:rsid w:val="008F7A39"/>
    <w:rsid w:val="0090022F"/>
    <w:rsid w:val="0090049B"/>
    <w:rsid w:val="009007B8"/>
    <w:rsid w:val="009021E8"/>
    <w:rsid w:val="00904677"/>
    <w:rsid w:val="00905EE2"/>
    <w:rsid w:val="00906796"/>
    <w:rsid w:val="00911440"/>
    <w:rsid w:val="00911712"/>
    <w:rsid w:val="00911B27"/>
    <w:rsid w:val="00912338"/>
    <w:rsid w:val="009131C8"/>
    <w:rsid w:val="00913511"/>
    <w:rsid w:val="009141DB"/>
    <w:rsid w:val="009148E8"/>
    <w:rsid w:val="00914AA3"/>
    <w:rsid w:val="00915C3B"/>
    <w:rsid w:val="00915D9F"/>
    <w:rsid w:val="00916859"/>
    <w:rsid w:val="009170BE"/>
    <w:rsid w:val="00917C2C"/>
    <w:rsid w:val="00920830"/>
    <w:rsid w:val="00920897"/>
    <w:rsid w:val="00920958"/>
    <w:rsid w:val="00920B55"/>
    <w:rsid w:val="00920CC5"/>
    <w:rsid w:val="00920F52"/>
    <w:rsid w:val="00921E7D"/>
    <w:rsid w:val="00922D53"/>
    <w:rsid w:val="00925EF4"/>
    <w:rsid w:val="009262C9"/>
    <w:rsid w:val="00927C77"/>
    <w:rsid w:val="009301F3"/>
    <w:rsid w:val="00930EB9"/>
    <w:rsid w:val="009314D7"/>
    <w:rsid w:val="00932180"/>
    <w:rsid w:val="009326C9"/>
    <w:rsid w:val="00932AD9"/>
    <w:rsid w:val="00932DE0"/>
    <w:rsid w:val="009338E7"/>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0EF7"/>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14A"/>
    <w:rsid w:val="009826B3"/>
    <w:rsid w:val="0098569B"/>
    <w:rsid w:val="00987344"/>
    <w:rsid w:val="009876D4"/>
    <w:rsid w:val="00987D26"/>
    <w:rsid w:val="009903D0"/>
    <w:rsid w:val="009914A5"/>
    <w:rsid w:val="009922A4"/>
    <w:rsid w:val="00993B5B"/>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5B88"/>
    <w:rsid w:val="009B634D"/>
    <w:rsid w:val="009B646C"/>
    <w:rsid w:val="009B73CE"/>
    <w:rsid w:val="009B7947"/>
    <w:rsid w:val="009C0B37"/>
    <w:rsid w:val="009C0C6D"/>
    <w:rsid w:val="009C2461"/>
    <w:rsid w:val="009C52F9"/>
    <w:rsid w:val="009C5A15"/>
    <w:rsid w:val="009C6FE2"/>
    <w:rsid w:val="009C7674"/>
    <w:rsid w:val="009D004A"/>
    <w:rsid w:val="009D0695"/>
    <w:rsid w:val="009D2D50"/>
    <w:rsid w:val="009D33ED"/>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0674"/>
    <w:rsid w:val="009F171E"/>
    <w:rsid w:val="009F37DE"/>
    <w:rsid w:val="009F397B"/>
    <w:rsid w:val="009F3D2F"/>
    <w:rsid w:val="009F3E57"/>
    <w:rsid w:val="009F3EED"/>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3C2"/>
    <w:rsid w:val="00A20ADD"/>
    <w:rsid w:val="00A20FA8"/>
    <w:rsid w:val="00A21383"/>
    <w:rsid w:val="00A2199F"/>
    <w:rsid w:val="00A21B31"/>
    <w:rsid w:val="00A22F0B"/>
    <w:rsid w:val="00A2360E"/>
    <w:rsid w:val="00A238C7"/>
    <w:rsid w:val="00A23F72"/>
    <w:rsid w:val="00A25D7C"/>
    <w:rsid w:val="00A26E0B"/>
    <w:rsid w:val="00A26E0C"/>
    <w:rsid w:val="00A274D0"/>
    <w:rsid w:val="00A27B4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0BD4"/>
    <w:rsid w:val="00A412D3"/>
    <w:rsid w:val="00A41EF8"/>
    <w:rsid w:val="00A41F22"/>
    <w:rsid w:val="00A43CE7"/>
    <w:rsid w:val="00A4456B"/>
    <w:rsid w:val="00A448D4"/>
    <w:rsid w:val="00A452E0"/>
    <w:rsid w:val="00A456C7"/>
    <w:rsid w:val="00A461E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9CE"/>
    <w:rsid w:val="00A76CAA"/>
    <w:rsid w:val="00A80112"/>
    <w:rsid w:val="00A80619"/>
    <w:rsid w:val="00A80C47"/>
    <w:rsid w:val="00A81180"/>
    <w:rsid w:val="00A81CF5"/>
    <w:rsid w:val="00A81FF2"/>
    <w:rsid w:val="00A82340"/>
    <w:rsid w:val="00A82C97"/>
    <w:rsid w:val="00A82F6A"/>
    <w:rsid w:val="00A833BC"/>
    <w:rsid w:val="00A83904"/>
    <w:rsid w:val="00A86B61"/>
    <w:rsid w:val="00A86C4A"/>
    <w:rsid w:val="00A9094B"/>
    <w:rsid w:val="00A90A79"/>
    <w:rsid w:val="00A90CDF"/>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0CE5"/>
    <w:rsid w:val="00AB1F8C"/>
    <w:rsid w:val="00AB223D"/>
    <w:rsid w:val="00AB2D9F"/>
    <w:rsid w:val="00AB3F3F"/>
    <w:rsid w:val="00AB4C5F"/>
    <w:rsid w:val="00AB770F"/>
    <w:rsid w:val="00AC0B4C"/>
    <w:rsid w:val="00AC0DDF"/>
    <w:rsid w:val="00AC1164"/>
    <w:rsid w:val="00AC15DC"/>
    <w:rsid w:val="00AC2296"/>
    <w:rsid w:val="00AC2754"/>
    <w:rsid w:val="00AC3492"/>
    <w:rsid w:val="00AC3F0B"/>
    <w:rsid w:val="00AC48B0"/>
    <w:rsid w:val="00AC4ACD"/>
    <w:rsid w:val="00AC52D9"/>
    <w:rsid w:val="00AC5DFB"/>
    <w:rsid w:val="00AC7ACC"/>
    <w:rsid w:val="00AD13DC"/>
    <w:rsid w:val="00AD4F36"/>
    <w:rsid w:val="00AD5052"/>
    <w:rsid w:val="00AD6ABC"/>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614"/>
    <w:rsid w:val="00AF6B42"/>
    <w:rsid w:val="00AF7E86"/>
    <w:rsid w:val="00B00D00"/>
    <w:rsid w:val="00B013A5"/>
    <w:rsid w:val="00B024B9"/>
    <w:rsid w:val="00B02511"/>
    <w:rsid w:val="00B02733"/>
    <w:rsid w:val="00B02791"/>
    <w:rsid w:val="00B05FD2"/>
    <w:rsid w:val="00B077FA"/>
    <w:rsid w:val="00B11F69"/>
    <w:rsid w:val="00B122CE"/>
    <w:rsid w:val="00B127D7"/>
    <w:rsid w:val="00B13B0C"/>
    <w:rsid w:val="00B142B7"/>
    <w:rsid w:val="00B14408"/>
    <w:rsid w:val="00B1453A"/>
    <w:rsid w:val="00B14597"/>
    <w:rsid w:val="00B15286"/>
    <w:rsid w:val="00B1616C"/>
    <w:rsid w:val="00B20D17"/>
    <w:rsid w:val="00B20F82"/>
    <w:rsid w:val="00B219D3"/>
    <w:rsid w:val="00B24DAF"/>
    <w:rsid w:val="00B25BD5"/>
    <w:rsid w:val="00B265BA"/>
    <w:rsid w:val="00B26AD8"/>
    <w:rsid w:val="00B27694"/>
    <w:rsid w:val="00B30783"/>
    <w:rsid w:val="00B3121F"/>
    <w:rsid w:val="00B3269E"/>
    <w:rsid w:val="00B333E8"/>
    <w:rsid w:val="00B34079"/>
    <w:rsid w:val="00B34A02"/>
    <w:rsid w:val="00B3502A"/>
    <w:rsid w:val="00B350DF"/>
    <w:rsid w:val="00B354CB"/>
    <w:rsid w:val="00B3793A"/>
    <w:rsid w:val="00B401BA"/>
    <w:rsid w:val="00B407E4"/>
    <w:rsid w:val="00B4139B"/>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0BFB"/>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66EC3"/>
    <w:rsid w:val="00B6701D"/>
    <w:rsid w:val="00B702A1"/>
    <w:rsid w:val="00B71189"/>
    <w:rsid w:val="00B72706"/>
    <w:rsid w:val="00B72BE3"/>
    <w:rsid w:val="00B73B80"/>
    <w:rsid w:val="00B75683"/>
    <w:rsid w:val="00B7570A"/>
    <w:rsid w:val="00B75A53"/>
    <w:rsid w:val="00B770C7"/>
    <w:rsid w:val="00B77DB2"/>
    <w:rsid w:val="00B80F26"/>
    <w:rsid w:val="00B81B82"/>
    <w:rsid w:val="00B822BD"/>
    <w:rsid w:val="00B8236C"/>
    <w:rsid w:val="00B842F4"/>
    <w:rsid w:val="00B84565"/>
    <w:rsid w:val="00B91A12"/>
    <w:rsid w:val="00B91A7B"/>
    <w:rsid w:val="00B92559"/>
    <w:rsid w:val="00B929DD"/>
    <w:rsid w:val="00B93441"/>
    <w:rsid w:val="00B93AF6"/>
    <w:rsid w:val="00B93BB7"/>
    <w:rsid w:val="00B94A3F"/>
    <w:rsid w:val="00B94D58"/>
    <w:rsid w:val="00B95405"/>
    <w:rsid w:val="00B963F1"/>
    <w:rsid w:val="00BA020A"/>
    <w:rsid w:val="00BA0A02"/>
    <w:rsid w:val="00BA351E"/>
    <w:rsid w:val="00BA3A70"/>
    <w:rsid w:val="00BA4CC8"/>
    <w:rsid w:val="00BA4D60"/>
    <w:rsid w:val="00BA635A"/>
    <w:rsid w:val="00BA687D"/>
    <w:rsid w:val="00BB0232"/>
    <w:rsid w:val="00BB025A"/>
    <w:rsid w:val="00BB02A4"/>
    <w:rsid w:val="00BB0800"/>
    <w:rsid w:val="00BB0ECE"/>
    <w:rsid w:val="00BB0F0B"/>
    <w:rsid w:val="00BB106D"/>
    <w:rsid w:val="00BB1270"/>
    <w:rsid w:val="00BB15DF"/>
    <w:rsid w:val="00BB1E44"/>
    <w:rsid w:val="00BB26D5"/>
    <w:rsid w:val="00BB4AFE"/>
    <w:rsid w:val="00BB5267"/>
    <w:rsid w:val="00BB52B8"/>
    <w:rsid w:val="00BB59D8"/>
    <w:rsid w:val="00BB5B18"/>
    <w:rsid w:val="00BB6611"/>
    <w:rsid w:val="00BB6F49"/>
    <w:rsid w:val="00BB7E69"/>
    <w:rsid w:val="00BC0E51"/>
    <w:rsid w:val="00BC3C1F"/>
    <w:rsid w:val="00BC60A8"/>
    <w:rsid w:val="00BC7CE7"/>
    <w:rsid w:val="00BD0CA6"/>
    <w:rsid w:val="00BD238B"/>
    <w:rsid w:val="00BD295E"/>
    <w:rsid w:val="00BD4664"/>
    <w:rsid w:val="00BD640C"/>
    <w:rsid w:val="00BE0023"/>
    <w:rsid w:val="00BE1193"/>
    <w:rsid w:val="00BE1423"/>
    <w:rsid w:val="00BE1657"/>
    <w:rsid w:val="00BE1C41"/>
    <w:rsid w:val="00BE2215"/>
    <w:rsid w:val="00BE231C"/>
    <w:rsid w:val="00BE33E9"/>
    <w:rsid w:val="00BE3831"/>
    <w:rsid w:val="00BE43F9"/>
    <w:rsid w:val="00BE57DF"/>
    <w:rsid w:val="00BE628D"/>
    <w:rsid w:val="00BE768F"/>
    <w:rsid w:val="00BF0BB8"/>
    <w:rsid w:val="00BF3479"/>
    <w:rsid w:val="00BF4849"/>
    <w:rsid w:val="00BF4EA7"/>
    <w:rsid w:val="00BF5941"/>
    <w:rsid w:val="00BF6525"/>
    <w:rsid w:val="00BF72DD"/>
    <w:rsid w:val="00BFA9F1"/>
    <w:rsid w:val="00C00EDB"/>
    <w:rsid w:val="00C010F7"/>
    <w:rsid w:val="00C02203"/>
    <w:rsid w:val="00C02863"/>
    <w:rsid w:val="00C0383A"/>
    <w:rsid w:val="00C03DBA"/>
    <w:rsid w:val="00C045FE"/>
    <w:rsid w:val="00C04A9F"/>
    <w:rsid w:val="00C0509A"/>
    <w:rsid w:val="00C067FF"/>
    <w:rsid w:val="00C06A60"/>
    <w:rsid w:val="00C07FE4"/>
    <w:rsid w:val="00C1058A"/>
    <w:rsid w:val="00C1078F"/>
    <w:rsid w:val="00C10B12"/>
    <w:rsid w:val="00C12862"/>
    <w:rsid w:val="00C13D28"/>
    <w:rsid w:val="00C14585"/>
    <w:rsid w:val="00C16071"/>
    <w:rsid w:val="00C165A0"/>
    <w:rsid w:val="00C20151"/>
    <w:rsid w:val="00C2134C"/>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6492"/>
    <w:rsid w:val="00C36A99"/>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4D5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76DAE"/>
    <w:rsid w:val="00C80924"/>
    <w:rsid w:val="00C81348"/>
    <w:rsid w:val="00C82626"/>
    <w:rsid w:val="00C8286B"/>
    <w:rsid w:val="00C82B3E"/>
    <w:rsid w:val="00C84019"/>
    <w:rsid w:val="00C86B2D"/>
    <w:rsid w:val="00C87A66"/>
    <w:rsid w:val="00C91C57"/>
    <w:rsid w:val="00C939FD"/>
    <w:rsid w:val="00C947F8"/>
    <w:rsid w:val="00C9515F"/>
    <w:rsid w:val="00C954E5"/>
    <w:rsid w:val="00C9581F"/>
    <w:rsid w:val="00C963C5"/>
    <w:rsid w:val="00C97BA1"/>
    <w:rsid w:val="00CA030C"/>
    <w:rsid w:val="00CA1483"/>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36B3"/>
    <w:rsid w:val="00CB40C3"/>
    <w:rsid w:val="00CB437A"/>
    <w:rsid w:val="00CB49DD"/>
    <w:rsid w:val="00CB4FE1"/>
    <w:rsid w:val="00CB5EE6"/>
    <w:rsid w:val="00CB66C9"/>
    <w:rsid w:val="00CB771A"/>
    <w:rsid w:val="00CB7E2E"/>
    <w:rsid w:val="00CC05E1"/>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6C1"/>
    <w:rsid w:val="00CD7A18"/>
    <w:rsid w:val="00CD7E46"/>
    <w:rsid w:val="00CE07E3"/>
    <w:rsid w:val="00CE372E"/>
    <w:rsid w:val="00CE5909"/>
    <w:rsid w:val="00CF0A1B"/>
    <w:rsid w:val="00CF14DA"/>
    <w:rsid w:val="00CF19F6"/>
    <w:rsid w:val="00CF210B"/>
    <w:rsid w:val="00CF2F4F"/>
    <w:rsid w:val="00CF536D"/>
    <w:rsid w:val="00CF68A8"/>
    <w:rsid w:val="00CF6C97"/>
    <w:rsid w:val="00D00393"/>
    <w:rsid w:val="00D011A9"/>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83D"/>
    <w:rsid w:val="00D23B76"/>
    <w:rsid w:val="00D24B4A"/>
    <w:rsid w:val="00D26295"/>
    <w:rsid w:val="00D26773"/>
    <w:rsid w:val="00D26830"/>
    <w:rsid w:val="00D26DD5"/>
    <w:rsid w:val="00D33218"/>
    <w:rsid w:val="00D379A3"/>
    <w:rsid w:val="00D401D4"/>
    <w:rsid w:val="00D41A16"/>
    <w:rsid w:val="00D4286E"/>
    <w:rsid w:val="00D42FB6"/>
    <w:rsid w:val="00D45980"/>
    <w:rsid w:val="00D45FF3"/>
    <w:rsid w:val="00D46967"/>
    <w:rsid w:val="00D471F8"/>
    <w:rsid w:val="00D47DA8"/>
    <w:rsid w:val="00D512CF"/>
    <w:rsid w:val="00D528B9"/>
    <w:rsid w:val="00D53186"/>
    <w:rsid w:val="00D53A4A"/>
    <w:rsid w:val="00D5407A"/>
    <w:rsid w:val="00D545A1"/>
    <w:rsid w:val="00D5487D"/>
    <w:rsid w:val="00D54A26"/>
    <w:rsid w:val="00D54E36"/>
    <w:rsid w:val="00D5648D"/>
    <w:rsid w:val="00D57F1D"/>
    <w:rsid w:val="00D60140"/>
    <w:rsid w:val="00D6024A"/>
    <w:rsid w:val="00D603A4"/>
    <w:rsid w:val="00D608B5"/>
    <w:rsid w:val="00D61B8B"/>
    <w:rsid w:val="00D6223A"/>
    <w:rsid w:val="00D64739"/>
    <w:rsid w:val="00D660BA"/>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C81"/>
    <w:rsid w:val="00D82D26"/>
    <w:rsid w:val="00D844E0"/>
    <w:rsid w:val="00D84C0A"/>
    <w:rsid w:val="00D859D4"/>
    <w:rsid w:val="00D8642D"/>
    <w:rsid w:val="00D87414"/>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C7DF0"/>
    <w:rsid w:val="00DD0354"/>
    <w:rsid w:val="00DD27D7"/>
    <w:rsid w:val="00DD3FBD"/>
    <w:rsid w:val="00DD458C"/>
    <w:rsid w:val="00DD5E74"/>
    <w:rsid w:val="00DD6072"/>
    <w:rsid w:val="00DD72E9"/>
    <w:rsid w:val="00DD7605"/>
    <w:rsid w:val="00DE0CE2"/>
    <w:rsid w:val="00DE1B2D"/>
    <w:rsid w:val="00DE1EB3"/>
    <w:rsid w:val="00DE2020"/>
    <w:rsid w:val="00DE3097"/>
    <w:rsid w:val="00DE3476"/>
    <w:rsid w:val="00DE36D0"/>
    <w:rsid w:val="00DE3D8F"/>
    <w:rsid w:val="00DE48CE"/>
    <w:rsid w:val="00DE52D1"/>
    <w:rsid w:val="00DE72FF"/>
    <w:rsid w:val="00DE7BEA"/>
    <w:rsid w:val="00DE7C77"/>
    <w:rsid w:val="00DF3050"/>
    <w:rsid w:val="00DF4201"/>
    <w:rsid w:val="00DF5B84"/>
    <w:rsid w:val="00DF5C20"/>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D35"/>
    <w:rsid w:val="00E02F9B"/>
    <w:rsid w:val="00E0354A"/>
    <w:rsid w:val="00E03C9B"/>
    <w:rsid w:val="00E05964"/>
    <w:rsid w:val="00E07E14"/>
    <w:rsid w:val="00E106B2"/>
    <w:rsid w:val="00E10A27"/>
    <w:rsid w:val="00E13513"/>
    <w:rsid w:val="00E13E0A"/>
    <w:rsid w:val="00E14F94"/>
    <w:rsid w:val="00E17336"/>
    <w:rsid w:val="00E17D15"/>
    <w:rsid w:val="00E22B34"/>
    <w:rsid w:val="00E22B95"/>
    <w:rsid w:val="00E2558C"/>
    <w:rsid w:val="00E27188"/>
    <w:rsid w:val="00E30331"/>
    <w:rsid w:val="00E30A45"/>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4A"/>
    <w:rsid w:val="00E524CB"/>
    <w:rsid w:val="00E52504"/>
    <w:rsid w:val="00E52C10"/>
    <w:rsid w:val="00E52C7D"/>
    <w:rsid w:val="00E53E47"/>
    <w:rsid w:val="00E5438A"/>
    <w:rsid w:val="00E57533"/>
    <w:rsid w:val="00E577CE"/>
    <w:rsid w:val="00E578C1"/>
    <w:rsid w:val="00E57B24"/>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616"/>
    <w:rsid w:val="00EA3D41"/>
    <w:rsid w:val="00EA4644"/>
    <w:rsid w:val="00EA58B3"/>
    <w:rsid w:val="00EA599D"/>
    <w:rsid w:val="00EA758A"/>
    <w:rsid w:val="00EA76E6"/>
    <w:rsid w:val="00EB096F"/>
    <w:rsid w:val="00EB0EB0"/>
    <w:rsid w:val="00EB199F"/>
    <w:rsid w:val="00EB21A4"/>
    <w:rsid w:val="00EB27C4"/>
    <w:rsid w:val="00EB3064"/>
    <w:rsid w:val="00EB3FF3"/>
    <w:rsid w:val="00EB5387"/>
    <w:rsid w:val="00EB5C10"/>
    <w:rsid w:val="00EB5D05"/>
    <w:rsid w:val="00EB7322"/>
    <w:rsid w:val="00EB750E"/>
    <w:rsid w:val="00EB753D"/>
    <w:rsid w:val="00EB7B99"/>
    <w:rsid w:val="00EC06EC"/>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023"/>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74AE"/>
    <w:rsid w:val="00F11184"/>
    <w:rsid w:val="00F126B9"/>
    <w:rsid w:val="00F12715"/>
    <w:rsid w:val="00F138FB"/>
    <w:rsid w:val="00F144D5"/>
    <w:rsid w:val="00F146F0"/>
    <w:rsid w:val="00F15039"/>
    <w:rsid w:val="00F207F6"/>
    <w:rsid w:val="00F20FF3"/>
    <w:rsid w:val="00F2190B"/>
    <w:rsid w:val="00F228B5"/>
    <w:rsid w:val="00F22B89"/>
    <w:rsid w:val="00F22EE0"/>
    <w:rsid w:val="00F23893"/>
    <w:rsid w:val="00F2389C"/>
    <w:rsid w:val="00F24711"/>
    <w:rsid w:val="00F247E7"/>
    <w:rsid w:val="00F24C0C"/>
    <w:rsid w:val="00F2527D"/>
    <w:rsid w:val="00F2583E"/>
    <w:rsid w:val="00F25C67"/>
    <w:rsid w:val="00F25EA1"/>
    <w:rsid w:val="00F26554"/>
    <w:rsid w:val="00F26A9B"/>
    <w:rsid w:val="00F2746A"/>
    <w:rsid w:val="00F276BE"/>
    <w:rsid w:val="00F276D7"/>
    <w:rsid w:val="00F30DFF"/>
    <w:rsid w:val="00F31A76"/>
    <w:rsid w:val="00F326EE"/>
    <w:rsid w:val="00F32A69"/>
    <w:rsid w:val="00F32B80"/>
    <w:rsid w:val="00F33B84"/>
    <w:rsid w:val="00F340EB"/>
    <w:rsid w:val="00F344AE"/>
    <w:rsid w:val="00F35285"/>
    <w:rsid w:val="00F3547A"/>
    <w:rsid w:val="00F3556D"/>
    <w:rsid w:val="00F35C77"/>
    <w:rsid w:val="00F36C5A"/>
    <w:rsid w:val="00F40726"/>
    <w:rsid w:val="00F40E1E"/>
    <w:rsid w:val="00F41DC4"/>
    <w:rsid w:val="00F429A3"/>
    <w:rsid w:val="00F43B9D"/>
    <w:rsid w:val="00F44D5E"/>
    <w:rsid w:val="00F45686"/>
    <w:rsid w:val="00F46911"/>
    <w:rsid w:val="00F4691C"/>
    <w:rsid w:val="00F50292"/>
    <w:rsid w:val="00F503B1"/>
    <w:rsid w:val="00F5063B"/>
    <w:rsid w:val="00F50640"/>
    <w:rsid w:val="00F5310B"/>
    <w:rsid w:val="00F531ED"/>
    <w:rsid w:val="00F53A35"/>
    <w:rsid w:val="00F53D0A"/>
    <w:rsid w:val="00F54940"/>
    <w:rsid w:val="00F54CE6"/>
    <w:rsid w:val="00F55A3D"/>
    <w:rsid w:val="00F5744B"/>
    <w:rsid w:val="00F575DA"/>
    <w:rsid w:val="00F61209"/>
    <w:rsid w:val="00F614D4"/>
    <w:rsid w:val="00F61E2C"/>
    <w:rsid w:val="00F6259E"/>
    <w:rsid w:val="00F643F0"/>
    <w:rsid w:val="00F64F53"/>
    <w:rsid w:val="00F65045"/>
    <w:rsid w:val="00F651E8"/>
    <w:rsid w:val="00F653EA"/>
    <w:rsid w:val="00F65D1B"/>
    <w:rsid w:val="00F65DD4"/>
    <w:rsid w:val="00F66614"/>
    <w:rsid w:val="00F672B2"/>
    <w:rsid w:val="00F678E7"/>
    <w:rsid w:val="00F7030F"/>
    <w:rsid w:val="00F70496"/>
    <w:rsid w:val="00F70899"/>
    <w:rsid w:val="00F70AAF"/>
    <w:rsid w:val="00F73B71"/>
    <w:rsid w:val="00F74598"/>
    <w:rsid w:val="00F74BE8"/>
    <w:rsid w:val="00F750A1"/>
    <w:rsid w:val="00F75C6E"/>
    <w:rsid w:val="00F76132"/>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1AD"/>
    <w:rsid w:val="00FA54FA"/>
    <w:rsid w:val="00FA5870"/>
    <w:rsid w:val="00FA5FEA"/>
    <w:rsid w:val="00FA688D"/>
    <w:rsid w:val="00FA6D39"/>
    <w:rsid w:val="00FB0209"/>
    <w:rsid w:val="00FB0CB5"/>
    <w:rsid w:val="00FB17BC"/>
    <w:rsid w:val="00FB1B50"/>
    <w:rsid w:val="00FB1F1B"/>
    <w:rsid w:val="00FB227E"/>
    <w:rsid w:val="00FB3D61"/>
    <w:rsid w:val="00FB44CE"/>
    <w:rsid w:val="00FB5009"/>
    <w:rsid w:val="00FB6737"/>
    <w:rsid w:val="00FB76AB"/>
    <w:rsid w:val="00FB7D85"/>
    <w:rsid w:val="00FC009D"/>
    <w:rsid w:val="00FC01B2"/>
    <w:rsid w:val="00FC18B0"/>
    <w:rsid w:val="00FC352E"/>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BF"/>
    <w:rsid w:val="00FE66C9"/>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7401F"/>
  <w14:defaultImageDpi w14:val="330"/>
  <w15:docId w15:val="{E7E3ECEB-3E26-46B9-BFE7-F5446844B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Normal"/>
    <w:next w:val="Paragraph"/>
    <w:qFormat/>
    <w:rsid w:val="00EF0F45"/>
    <w:pPr>
      <w:tabs>
        <w:tab w:val="center" w:pos="4253"/>
        <w:tab w:val="right" w:pos="8222"/>
      </w:tabs>
      <w:spacing w:before="240"/>
      <w:jc w:val="center"/>
    </w:pPr>
  </w:style>
  <w:style w:type="paragraph" w:customStyle="1" w:styleId="Acknowledgements">
    <w:name w:val="Acknowledgements"/>
    <w:basedOn w:val="Normal"/>
    <w:next w:val="Normal"/>
    <w:qFormat/>
    <w:rsid w:val="00AB1F8C"/>
    <w:pPr>
      <w:spacing w:before="120"/>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BF5941"/>
    <w:rPr>
      <w:rFonts w:cs="Arial"/>
      <w:b/>
      <w:bCs/>
      <w:i/>
      <w:iCs/>
      <w:sz w:val="28"/>
      <w:szCs w:val="32"/>
    </w:rPr>
  </w:style>
  <w:style w:type="character" w:customStyle="1" w:styleId="Heading1Char">
    <w:name w:val="Heading 1 Char"/>
    <w:basedOn w:val="DefaultParagraphFont"/>
    <w:link w:val="Heading1"/>
    <w:rsid w:val="00BF5941"/>
    <w:rPr>
      <w:rFonts w:cs="Arial"/>
      <w:b/>
      <w:bCs/>
      <w:kern w:val="32"/>
      <w:sz w:val="32"/>
      <w:szCs w:val="40"/>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customStyle="1" w:styleId="CommentTextChar">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customStyle="1" w:styleId="CommentSubjectChar">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customStyle="1" w:styleId="BalloonTextChar">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customStyle="1" w:styleId="Figure">
    <w:name w:val="Figure"/>
    <w:basedOn w:val="Caption"/>
    <w:link w:val="FigureChar"/>
    <w:qFormat/>
    <w:rsid w:val="006606DD"/>
    <w:pPr>
      <w:spacing w:after="360"/>
    </w:pPr>
    <w:rPr>
      <w:i w:val="0"/>
      <w:color w:val="000000" w:themeColor="text1"/>
    </w:rPr>
  </w:style>
  <w:style w:type="character" w:customStyle="1" w:styleId="CaptionChar">
    <w:name w:val="Caption Char"/>
    <w:basedOn w:val="DefaultParagraphFont"/>
    <w:link w:val="Caption"/>
    <w:rsid w:val="00F41DC4"/>
    <w:rPr>
      <w:i/>
      <w:iCs/>
      <w:color w:val="1F497D" w:themeColor="text2"/>
      <w:sz w:val="18"/>
      <w:szCs w:val="18"/>
    </w:rPr>
  </w:style>
  <w:style w:type="character" w:customStyle="1" w:styleId="FigureChar">
    <w:name w:val="Figure Char"/>
    <w:basedOn w:val="CaptionChar"/>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Paragraph">
    <w:name w:val="List Paragraph"/>
    <w:basedOn w:val="Normal"/>
    <w:rsid w:val="00987344"/>
    <w:pPr>
      <w:ind w:left="720"/>
      <w:contextualSpacing/>
    </w:pPr>
  </w:style>
  <w:style w:type="paragraph" w:customStyle="1" w:styleId="Heading2SM">
    <w:name w:val="Heading 2 SM"/>
    <w:basedOn w:val="Heading2"/>
    <w:link w:val="Heading2SMChar"/>
    <w:qFormat/>
    <w:rsid w:val="003C31A3"/>
    <w:pPr>
      <w:numPr>
        <w:numId w:val="34"/>
      </w:numPr>
      <w:ind w:left="993" w:hanging="709"/>
    </w:pPr>
  </w:style>
  <w:style w:type="character" w:customStyle="1" w:styleId="Heading2SMChar">
    <w:name w:val="Heading 2 SM Char"/>
    <w:basedOn w:val="Heading2Char"/>
    <w:link w:val="Heading2SM"/>
    <w:rsid w:val="003C31A3"/>
    <w:rPr>
      <w:rFonts w:cs="Arial"/>
      <w:b/>
      <w:bCs/>
      <w:i/>
      <w:iCs/>
      <w:sz w:val="28"/>
      <w:szCs w:val="32"/>
    </w:rPr>
  </w:style>
  <w:style w:type="character" w:styleId="UnresolvedMention">
    <w:name w:val="Unresolved Mention"/>
    <w:basedOn w:val="DefaultParagraphFont"/>
    <w:uiPriority w:val="99"/>
    <w:unhideWhenUsed/>
    <w:rsid w:val="00434754"/>
    <w:rPr>
      <w:color w:val="605E5C"/>
      <w:shd w:val="clear" w:color="auto" w:fill="E1DFDD"/>
    </w:rPr>
  </w:style>
  <w:style w:type="character" w:styleId="Mention">
    <w:name w:val="Mention"/>
    <w:basedOn w:val="DefaultParagraphFon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120239">
      <w:bodyDiv w:val="1"/>
      <w:marLeft w:val="0"/>
      <w:marRight w:val="0"/>
      <w:marTop w:val="0"/>
      <w:marBottom w:val="0"/>
      <w:divBdr>
        <w:top w:val="none" w:sz="0" w:space="0" w:color="auto"/>
        <w:left w:val="none" w:sz="0" w:space="0" w:color="auto"/>
        <w:bottom w:val="none" w:sz="0" w:space="0" w:color="auto"/>
        <w:right w:val="none" w:sz="0" w:space="0" w:color="auto"/>
      </w:divBdr>
      <w:divsChild>
        <w:div w:id="15799436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s://twitter.com/rafnuss"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2-8185-1020" TargetMode="Externa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Props1.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3.xml><?xml version="1.0" encoding="utf-8"?>
<ds:datastoreItem xmlns:ds="http://schemas.openxmlformats.org/officeDocument/2006/customXml" ds:itemID="{FC449547-833D-4CE3-93C0-A3871C22B0D9}">
  <ds:schemaRefs>
    <ds:schemaRef ds:uri="http://schemas.openxmlformats.org/officeDocument/2006/bibliography"/>
  </ds:schemaRefs>
</ds:datastoreItem>
</file>

<file path=customXml/itemProps4.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20</Pages>
  <Words>26712</Words>
  <Characters>152259</Characters>
  <Application>Microsoft Office Word</Application>
  <DocSecurity>0</DocSecurity>
  <Lines>1268</Lines>
  <Paragraphs>357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TF_Template_Word_Windows_2016</vt:lpstr>
      <vt:lpstr>TF_Template_Word_Windows_2016</vt:lpstr>
    </vt:vector>
  </TitlesOfParts>
  <Company>Informa Plc</Company>
  <LinksUpToDate>false</LinksUpToDate>
  <CharactersWithSpaces>178614</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subject/>
  <dc:creator>Raphaël Nussbaumer</dc:creator>
  <cp:keywords/>
  <cp:lastModifiedBy>Matthew Sjaarda</cp:lastModifiedBy>
  <cp:revision>193</cp:revision>
  <cp:lastPrinted>2011-07-22T23:54:00Z</cp:lastPrinted>
  <dcterms:created xsi:type="dcterms:W3CDTF">2020-11-28T06:17:00Z</dcterms:created>
  <dcterms:modified xsi:type="dcterms:W3CDTF">2020-12-01T20:44:00Z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